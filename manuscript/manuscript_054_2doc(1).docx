
<file path=[Content_Types].xml><?xml version="1.0" encoding="utf-8"?>
<Types xmlns="http://schemas.openxmlformats.org/package/2006/content-types">
  <Default Extension="jpg" ContentType="image/jpeg"/>
  <Default Extension="svg" ContentType="image/svg+xml"/>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commentsIds.xml" ContentType="application/vnd.openxmlformats-officedocument.wordprocessingml.commentsIds+xml"/>
  <Override PartName="/word/comments.xml" ContentType="application/vnd.openxmlformats-officedocument.wordprocessingml.comment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commentsExtended.xml" ContentType="application/vnd.openxmlformats-officedocument.wordprocessingml.commentsExtended+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9"/>
        <w:pBdr/>
        <w:spacing w:after="0" w:line="240" w:lineRule="auto"/>
        <w:ind/>
        <w:rPr>
          <w:rFonts w:ascii="Times New Roman" w:hAnsi="Times New Roman"/>
          <w:b/>
          <w:bCs/>
          <w:sz w:val="32"/>
          <w:szCs w:val="32"/>
          <w:lang w:val="en-US"/>
        </w:rPr>
      </w:pPr>
      <w:r/>
      <w:commentRangeStart w:id="0"/>
      <w:r>
        <w:rPr>
          <w:rFonts w:ascii="Times New Roman" w:hAnsi="Times New Roman"/>
          <w:b/>
          <w:bCs/>
          <w:sz w:val="36"/>
          <w:szCs w:val="36"/>
          <w:lang w:val="en-US"/>
        </w:rPr>
        <w:t xml:space="preserve">The French adaptation of the Cambridge Depersonalization </w:t>
      </w:r>
      <w:commentRangeStart w:id="1"/>
      <w:r>
        <w:rPr>
          <w:rFonts w:ascii="Times New Roman" w:hAnsi="Times New Roman"/>
          <w:b/>
          <w:bCs/>
          <w:sz w:val="36"/>
          <w:szCs w:val="36"/>
          <w:lang w:val="en-US"/>
        </w:rPr>
        <w:t xml:space="preserve">Scale (CDS): psychometric characteristics in a non-clinical </w:t>
      </w:r>
      <w:commentRangeEnd w:id="0"/>
      <w:r>
        <w:commentReference w:id="0"/>
      </w:r>
      <w:r>
        <w:rPr>
          <w:rFonts w:ascii="Times New Roman" w:hAnsi="Times New Roman"/>
          <w:b/>
          <w:bCs/>
          <w:sz w:val="36"/>
          <w:szCs w:val="36"/>
          <w:lang w:val="en-US"/>
        </w:rPr>
        <w:t xml:space="preserve">population</w:t>
      </w:r>
      <w:commentRangeEnd w:id="1"/>
      <w:r>
        <w:commentReference w:id="1"/>
      </w:r>
      <w:r>
        <w:rPr>
          <w:rFonts w:ascii="Times New Roman" w:hAnsi="Times New Roman"/>
          <w:b/>
          <w:bCs/>
          <w:sz w:val="32"/>
          <w:szCs w:val="32"/>
          <w:lang w:val="en-US"/>
        </w:rPr>
      </w:r>
      <w:r>
        <w:rPr>
          <w:rFonts w:ascii="Times New Roman" w:hAnsi="Times New Roman"/>
          <w:b/>
          <w:bCs/>
          <w:sz w:val="32"/>
          <w:szCs w:val="32"/>
          <w:lang w:val="en-US"/>
        </w:rPr>
      </w:r>
    </w:p>
    <w:p>
      <w:pPr>
        <w:pStyle w:val="949"/>
        <w:pBdr/>
        <w:spacing w:after="0" w:line="240" w:lineRule="auto"/>
        <w:ind/>
        <w:rPr>
          <w:rFonts w:ascii="Times New Roman" w:hAnsi="Times New Roman"/>
          <w:b/>
          <w:bCs/>
          <w:sz w:val="32"/>
          <w:szCs w:val="32"/>
          <w:lang w:val="en-US"/>
        </w:rPr>
      </w:pPr>
      <w:r>
        <w:rPr>
          <w:rFonts w:ascii="Times New Roman" w:hAnsi="Times New Roman"/>
          <w:b/>
          <w:bCs/>
          <w:sz w:val="32"/>
          <w:szCs w:val="32"/>
          <w:lang w:val="en-US"/>
        </w:rPr>
      </w:r>
      <w:r>
        <w:rPr>
          <w:rFonts w:ascii="Times New Roman" w:hAnsi="Times New Roman"/>
          <w:b/>
          <w:bCs/>
          <w:sz w:val="32"/>
          <w:szCs w:val="32"/>
          <w:lang w:val="en-US"/>
        </w:rPr>
      </w:r>
      <w:r>
        <w:rPr>
          <w:rFonts w:ascii="Times New Roman" w:hAnsi="Times New Roman"/>
          <w:b/>
          <w:bCs/>
          <w:sz w:val="32"/>
          <w:szCs w:val="32"/>
          <w:lang w:val="en-US"/>
        </w:rPr>
      </w:r>
    </w:p>
    <w:p>
      <w:pPr>
        <w:pStyle w:val="949"/>
        <w:pBdr/>
        <w:spacing w:after="0" w:line="240" w:lineRule="auto"/>
        <w:ind/>
        <w:jc w:val="center"/>
        <w:rPr>
          <w:rFonts w:ascii="Times New Roman" w:hAnsi="Times New Roman"/>
          <w:b/>
          <w:bCs/>
          <w:sz w:val="32"/>
          <w:szCs w:val="32"/>
          <w:lang w:val="en-US"/>
        </w:rPr>
      </w:pPr>
      <w:r>
        <w:rPr>
          <w:rFonts w:ascii="Times New Roman" w:hAnsi="Times New Roman"/>
          <w:b/>
          <w:bCs/>
          <w:sz w:val="32"/>
          <w:szCs w:val="32"/>
          <w:lang w:val="en-US"/>
        </w:rPr>
      </w:r>
      <w:r>
        <w:rPr>
          <w:rFonts w:ascii="Times New Roman" w:hAnsi="Times New Roman"/>
          <w:b/>
          <w:bCs/>
          <w:sz w:val="32"/>
          <w:szCs w:val="32"/>
          <w:lang w:val="en-US"/>
        </w:rPr>
      </w:r>
      <w:r>
        <w:rPr>
          <w:rFonts w:ascii="Times New Roman" w:hAnsi="Times New Roman"/>
          <w:b/>
          <w:bCs/>
          <w:sz w:val="32"/>
          <w:szCs w:val="32"/>
          <w:lang w:val="en-US"/>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Christophe Lopez</w:t>
      </w:r>
      <w:r>
        <w:rPr>
          <w:rFonts w:ascii="Times New Roman" w:hAnsi="Times New Roman" w:eastAsia="Times New Roman"/>
          <w:sz w:val="24"/>
          <w:szCs w:val="24"/>
          <w:vertAlign w:val="superscript"/>
          <w:lang w:eastAsia="fr-FR"/>
        </w:rPr>
        <w:t xml:space="preserve">1</w:t>
      </w:r>
      <w:r>
        <w:rPr>
          <w:rFonts w:ascii="Times New Roman" w:hAnsi="Times New Roman" w:eastAsia="Times New Roman"/>
          <w:sz w:val="24"/>
          <w:szCs w:val="24"/>
          <w:vertAlign w:val="superscript"/>
          <w:lang w:eastAsia="fr-FR"/>
        </w:rPr>
        <w:t xml:space="preserve"> </w:t>
      </w:r>
      <w:r>
        <w:rPr>
          <w:rFonts w:ascii="Apple Color Emoji" w:hAnsi="Apple Color Emoji" w:eastAsia="Times New Roman" w:cs="Apple Color Emoji"/>
          <w:sz w:val="24"/>
          <w:szCs w:val="24"/>
          <w:lang w:eastAsia="fr-FR"/>
        </w:rPr>
        <w:t xml:space="preserve">✉️</w:t>
      </w:r>
      <w:r>
        <w:rPr>
          <w:rFonts w:ascii="Times New Roman" w:hAnsi="Times New Roman" w:eastAsia="Times New Roman"/>
          <w:sz w:val="24"/>
          <w:szCs w:val="24"/>
          <w:lang w:eastAsia="fr-FR"/>
        </w:rPr>
        <w:t xml:space="preserve">, Maélis Gobinet</w:t>
      </w:r>
      <w:r>
        <w:rPr>
          <w:rFonts w:ascii="Times New Roman" w:hAnsi="Times New Roman" w:eastAsia="Times New Roman"/>
          <w:sz w:val="24"/>
          <w:szCs w:val="24"/>
          <w:vertAlign w:val="superscript"/>
          <w:lang w:eastAsia="fr-FR"/>
        </w:rPr>
        <w:t xml:space="preserve">1</w:t>
      </w:r>
      <w:r>
        <w:rPr>
          <w:rFonts w:ascii="Times New Roman" w:hAnsi="Times New Roman" w:eastAsia="Times New Roman"/>
          <w:sz w:val="24"/>
          <w:szCs w:val="24"/>
          <w:lang w:eastAsia="fr-FR"/>
        </w:rPr>
        <w:t xml:space="preserve">, </w:t>
      </w:r>
      <w:r>
        <w:rPr>
          <w:rFonts w:ascii="Times New Roman" w:hAnsi="Times New Roman" w:eastAsia="Times New Roman"/>
          <w:sz w:val="24"/>
          <w:szCs w:val="24"/>
          <w:lang w:eastAsia="fr-FR"/>
        </w:rPr>
        <w:t xml:space="preserve">and </w:t>
      </w:r>
      <w:r>
        <w:rPr>
          <w:rFonts w:ascii="Times New Roman" w:hAnsi="Times New Roman" w:eastAsia="Times New Roman"/>
          <w:sz w:val="24"/>
          <w:szCs w:val="24"/>
          <w:lang w:eastAsia="fr-FR"/>
        </w:rPr>
        <w:t xml:space="preserve">Maya Elzière</w:t>
      </w:r>
      <w:r>
        <w:rPr>
          <w:rFonts w:ascii="Times New Roman" w:hAnsi="Times New Roman" w:eastAsia="Times New Roman"/>
          <w:sz w:val="24"/>
          <w:szCs w:val="24"/>
          <w:vertAlign w:val="superscript"/>
          <w:lang w:eastAsia="fr-FR"/>
        </w:rPr>
        <w:t xml:space="preserve">1,2</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outlineLvl w:val="0"/>
        <w:rPr>
          <w:rFonts w:ascii="Times New Roman" w:hAnsi="Times New Roman" w:eastAsia="Times New Roman"/>
          <w:sz w:val="24"/>
          <w:szCs w:val="32"/>
          <w:lang w:eastAsia="fr-FR"/>
        </w:rPr>
      </w:pPr>
      <w:r>
        <w:rPr>
          <w:rFonts w:ascii="Times New Roman" w:hAnsi="Times New Roman" w:eastAsia="Times New Roman"/>
          <w:sz w:val="24"/>
          <w:szCs w:val="32"/>
          <w:vertAlign w:val="superscript"/>
          <w:lang w:eastAsia="fr-FR"/>
        </w:rPr>
        <w:t xml:space="preserve">1 </w:t>
      </w:r>
      <w:r>
        <w:rPr>
          <w:rFonts w:ascii="Times New Roman" w:hAnsi="Times New Roman" w:eastAsia="Times New Roman"/>
          <w:sz w:val="24"/>
          <w:szCs w:val="32"/>
          <w:lang w:eastAsia="fr-FR"/>
        </w:rPr>
        <w:t xml:space="preserve">Aix Marseille Univ, CNRS, Centre de Recherche en Psychologie e</w:t>
      </w:r>
      <w:r>
        <w:rPr>
          <w:rFonts w:ascii="Times New Roman" w:hAnsi="Times New Roman" w:eastAsia="Times New Roman"/>
          <w:sz w:val="24"/>
          <w:szCs w:val="32"/>
          <w:lang w:eastAsia="fr-FR"/>
        </w:rPr>
        <w:t xml:space="preserve">t</w:t>
      </w:r>
      <w:r>
        <w:rPr>
          <w:rFonts w:ascii="Times New Roman" w:hAnsi="Times New Roman" w:eastAsia="Times New Roman"/>
          <w:sz w:val="24"/>
          <w:szCs w:val="32"/>
          <w:lang w:eastAsia="fr-FR"/>
        </w:rPr>
        <w:t xml:space="preserve"> </w:t>
      </w:r>
      <w:r>
        <w:rPr>
          <w:rFonts w:ascii="Times New Roman" w:hAnsi="Times New Roman" w:eastAsia="Times New Roman"/>
          <w:sz w:val="24"/>
          <w:szCs w:val="32"/>
          <w:lang w:eastAsia="fr-FR"/>
        </w:rPr>
        <w:t xml:space="preserve">Neurosciences (CRPN), Marseille, France</w:t>
      </w:r>
      <w:r>
        <w:rPr>
          <w:rFonts w:ascii="Times New Roman" w:hAnsi="Times New Roman" w:eastAsia="Times New Roman"/>
          <w:sz w:val="24"/>
          <w:szCs w:val="32"/>
          <w:lang w:eastAsia="fr-FR"/>
        </w:rPr>
      </w:r>
      <w:r>
        <w:rPr>
          <w:rFonts w:ascii="Times New Roman" w:hAnsi="Times New Roman" w:eastAsia="Times New Roman"/>
          <w:sz w:val="24"/>
          <w:szCs w:val="32"/>
          <w:lang w:eastAsia="fr-FR"/>
        </w:rPr>
      </w:r>
    </w:p>
    <w:p>
      <w:pPr>
        <w:pStyle w:val="949"/>
        <w:pBdr/>
        <w:spacing w:after="0" w:line="240" w:lineRule="auto"/>
        <w:ind/>
        <w:jc w:val="both"/>
        <w:rPr>
          <w:rFonts w:ascii="Times New Roman" w:hAnsi="Times New Roman" w:eastAsia="Times New Roman"/>
          <w:spacing w:val="-2"/>
          <w:sz w:val="24"/>
          <w:szCs w:val="24"/>
          <w:lang w:eastAsia="fr-FR"/>
        </w:rPr>
      </w:pPr>
      <w:r>
        <w:rPr>
          <w:rFonts w:ascii="Times New Roman" w:hAnsi="Times New Roman" w:eastAsia="Times New Roman"/>
          <w:spacing w:val="-2"/>
          <w:sz w:val="24"/>
          <w:szCs w:val="24"/>
          <w:vertAlign w:val="superscript"/>
          <w:lang w:eastAsia="fr-FR"/>
        </w:rPr>
        <w:t xml:space="preserve">2 </w:t>
      </w:r>
      <w:r>
        <w:rPr>
          <w:rFonts w:ascii="Times New Roman" w:hAnsi="Times New Roman" w:eastAsia="Times New Roman"/>
          <w:spacing w:val="-2"/>
          <w:sz w:val="24"/>
          <w:szCs w:val="24"/>
          <w:lang w:eastAsia="fr-FR"/>
        </w:rPr>
        <w:t xml:space="preserve">Centre des Vertiges, European Hospital, </w:t>
      </w:r>
      <w:r>
        <w:rPr>
          <w:rFonts w:ascii="Times New Roman" w:hAnsi="Times New Roman" w:eastAsia="Times New Roman"/>
          <w:sz w:val="24"/>
          <w:szCs w:val="24"/>
          <w:lang w:eastAsia="fr-FR"/>
        </w:rPr>
        <w:t xml:space="preserve">Marseille, France</w:t>
      </w:r>
      <w:r>
        <w:rPr>
          <w:rFonts w:ascii="Times New Roman" w:hAnsi="Times New Roman" w:eastAsia="Times New Roman"/>
          <w:spacing w:val="-2"/>
          <w:sz w:val="24"/>
          <w:szCs w:val="24"/>
          <w:lang w:eastAsia="fr-FR"/>
        </w:rPr>
      </w:r>
      <w:r>
        <w:rPr>
          <w:rFonts w:ascii="Times New Roman" w:hAnsi="Times New Roman" w:eastAsia="Times New Roman"/>
          <w:spacing w:val="-2"/>
          <w:sz w:val="24"/>
          <w:szCs w:val="24"/>
          <w:lang w:eastAsia="fr-FR"/>
        </w:rPr>
      </w:r>
    </w:p>
    <w:p>
      <w:pPr>
        <w:pStyle w:val="949"/>
        <w:pBdr/>
        <w:spacing w:after="0" w:line="240" w:lineRule="auto"/>
        <w:ind/>
        <w:jc w:val="both"/>
        <w:rPr>
          <w:rFonts w:ascii="Times New Roman" w:hAnsi="Times New Roman" w:eastAsia="Times New Roman"/>
          <w:spacing w:val="-2"/>
          <w:sz w:val="24"/>
          <w:szCs w:val="24"/>
          <w:lang w:eastAsia="fr-FR"/>
        </w:rPr>
      </w:pPr>
      <w:r>
        <w:rPr>
          <w:rFonts w:ascii="Times New Roman" w:hAnsi="Times New Roman" w:eastAsia="Times New Roman"/>
          <w:spacing w:val="-2"/>
          <w:sz w:val="24"/>
          <w:szCs w:val="24"/>
          <w:lang w:eastAsia="fr-FR"/>
        </w:rPr>
      </w:r>
      <w:r>
        <w:rPr>
          <w:rFonts w:ascii="Times New Roman" w:hAnsi="Times New Roman" w:eastAsia="Times New Roman"/>
          <w:spacing w:val="-2"/>
          <w:sz w:val="24"/>
          <w:szCs w:val="24"/>
          <w:lang w:eastAsia="fr-FR"/>
        </w:rPr>
      </w:r>
      <w:r>
        <w:rPr>
          <w:rFonts w:ascii="Times New Roman" w:hAnsi="Times New Roman" w:eastAsia="Times New Roman"/>
          <w:spacing w:val="-2"/>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ab/>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2683"/>
        </w:tabs>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u w:val="single"/>
          <w:lang w:val="en-US" w:eastAsia="fr-FR"/>
        </w:rPr>
      </w:pPr>
      <w:r>
        <w:rPr>
          <w:rFonts w:ascii="Times New Roman" w:hAnsi="Times New Roman" w:eastAsia="Times New Roman"/>
          <w:sz w:val="24"/>
          <w:szCs w:val="24"/>
          <w:u w:val="single"/>
          <w:lang w:val="en-US" w:eastAsia="fr-FR"/>
        </w:rPr>
        <w:t xml:space="preserve">AUTHORS’ ORCID:</w:t>
      </w:r>
      <w:r>
        <w:rPr>
          <w:rFonts w:ascii="Times New Roman" w:hAnsi="Times New Roman" w:eastAsia="Times New Roman"/>
          <w:sz w:val="24"/>
          <w:szCs w:val="24"/>
          <w:u w:val="single"/>
          <w:lang w:val="en-US" w:eastAsia="fr-FR"/>
        </w:rPr>
      </w:r>
      <w:r>
        <w:rPr>
          <w:rFonts w:ascii="Times New Roman" w:hAnsi="Times New Roman" w:eastAsia="Times New Roman"/>
          <w:sz w:val="24"/>
          <w:szCs w:val="24"/>
          <w:u w:val="single"/>
          <w:lang w:val="en-US" w:eastAsia="fr-FR"/>
        </w:rPr>
      </w:r>
    </w:p>
    <w:p>
      <w:pPr>
        <w:pStyle w:val="949"/>
        <w:pBdr/>
        <w:spacing w:after="0" w:line="240" w:lineRule="auto"/>
        <w:ind/>
        <w:rPr>
          <w:rFonts w:ascii="Times New Roman" w:hAnsi="Times New Roman" w:eastAsia="Times New Roman"/>
          <w:color w:val="0563c1"/>
          <w:sz w:val="24"/>
          <w:szCs w:val="24"/>
          <w:u w:val="single"/>
          <w:lang w:val="en-US" w:eastAsia="fr-FR"/>
        </w:rPr>
      </w:pPr>
      <w:r>
        <w:rPr>
          <w:rFonts w:ascii="Times New Roman" w:hAnsi="Times New Roman" w:eastAsia="Times New Roman"/>
          <w:sz w:val="24"/>
          <w:szCs w:val="24"/>
          <w:lang w:val="en-US" w:eastAsia="fr-FR"/>
        </w:rPr>
        <w:t xml:space="preserve">Christophe Lopez = </w:t>
      </w:r>
      <w:r>
        <w:rPr>
          <w:rFonts w:ascii="Times New Roman" w:hAnsi="Times New Roman" w:eastAsia="Times New Roman"/>
          <w:color w:val="0563c1"/>
          <w:sz w:val="24"/>
          <w:szCs w:val="24"/>
          <w:u w:val="single"/>
          <w:lang w:val="en-US" w:eastAsia="fr-FR"/>
        </w:rPr>
        <w:t xml:space="preserve">orcid.org/0000-0001-9298-2969</w:t>
      </w:r>
      <w:r>
        <w:rPr>
          <w:rFonts w:ascii="Times New Roman" w:hAnsi="Times New Roman" w:eastAsia="Times New Roman"/>
          <w:color w:val="0563c1"/>
          <w:sz w:val="24"/>
          <w:szCs w:val="24"/>
          <w:u w:val="single"/>
          <w:lang w:val="en-US" w:eastAsia="fr-FR"/>
        </w:rPr>
      </w:r>
      <w:r>
        <w:rPr>
          <w:rFonts w:ascii="Times New Roman" w:hAnsi="Times New Roman" w:eastAsia="Times New Roman"/>
          <w:color w:val="0563c1"/>
          <w:sz w:val="24"/>
          <w:szCs w:val="24"/>
          <w:u w:val="single"/>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tabs>
          <w:tab w:val="left" w:leader="none" w:pos="2683"/>
        </w:tabs>
        <w:spacing w:after="0" w:line="240" w:lineRule="auto"/>
        <w:ind/>
        <w:rPr>
          <w:rFonts w:ascii="Times New Roman" w:hAnsi="Times New Roman"/>
          <w:b/>
          <w:bCs/>
          <w:highlight w:val="yellow"/>
          <w:lang w:val="en-US"/>
        </w:rPr>
      </w:pPr>
      <w:r>
        <w:rPr>
          <w:rFonts w:ascii="Times New Roman" w:hAnsi="Times New Roman"/>
        </w:rPr>
        <w:fldChar w:fldCharType="begin"/>
      </w:r>
      <w:r>
        <w:rPr>
          <w:rFonts w:ascii="Times New Roman" w:hAnsi="Times New Roman"/>
          <w:lang w:val="en-US"/>
        </w:rPr>
        <w:instrText xml:space="preserve">HYPERLINK "https://www.journals.elsevier.com/journal-of-affective-disorders"</w:instrText>
      </w:r>
      <w:r>
        <w:rPr>
          <w:rFonts w:ascii="Times New Roman" w:hAnsi="Times New Roman"/>
        </w:rPr>
        <w:fldChar w:fldCharType="separate"/>
      </w:r>
      <w:r>
        <w:rPr>
          <w:rStyle w:val="960"/>
          <w:rFonts w:ascii="Times New Roman" w:hAnsi="Times New Roman"/>
          <w:b/>
          <w:bCs/>
          <w:highlight w:val="yellow"/>
          <w:lang w:val="en-US"/>
        </w:rPr>
        <w:t xml:space="preserve">https://www.journals.elsevier.com/journal-of-affective-disorders</w:t>
      </w:r>
      <w:r>
        <w:rPr>
          <w:rStyle w:val="960"/>
          <w:rFonts w:ascii="Times New Roman" w:hAnsi="Times New Roman"/>
          <w:b/>
          <w:bCs/>
          <w:highlight w:val="yellow"/>
          <w:lang w:val="en-US"/>
        </w:rPr>
        <w:fldChar w:fldCharType="end"/>
      </w:r>
      <w:r>
        <w:rPr>
          <w:rFonts w:ascii="Times New Roman" w:hAnsi="Times New Roman"/>
          <w:b/>
          <w:bCs/>
          <w:highlight w:val="yellow"/>
          <w:lang w:val="en-US"/>
        </w:rPr>
      </w:r>
      <w:r>
        <w:rPr>
          <w:rFonts w:ascii="Times New Roman" w:hAnsi="Times New Roman"/>
          <w:b/>
          <w:bCs/>
          <w:highlight w:val="yellow"/>
          <w:lang w:val="en-US"/>
        </w:rPr>
      </w:r>
    </w:p>
    <w:p>
      <w:pPr>
        <w:pStyle w:val="949"/>
        <w:pBdr/>
        <w:tabs>
          <w:tab w:val="left" w:leader="none" w:pos="2683"/>
        </w:tabs>
        <w:spacing w:after="0" w:line="240" w:lineRule="auto"/>
        <w:ind/>
        <w:rPr>
          <w:rFonts w:ascii="Times New Roman" w:hAnsi="Times New Roman"/>
          <w:b/>
          <w:bCs/>
          <w:lang w:val="en-US"/>
        </w:rPr>
      </w:pPr>
      <w:r>
        <w:rPr>
          <w:rFonts w:ascii="Times New Roman" w:hAnsi="Times New Roman"/>
          <w:b/>
          <w:bCs/>
          <w:highlight w:val="yellow"/>
          <w:lang w:val="en-US"/>
        </w:rPr>
        <w:t xml:space="preserve">The Impact Factor of this journal is 4.839, ranking it 53 out of 208 in </w:t>
      </w:r>
      <w:r>
        <w:rPr>
          <w:rFonts w:ascii="Times New Roman" w:hAnsi="Times New Roman"/>
          <w:b/>
          <w:bCs/>
          <w:i/>
          <w:iCs/>
          <w:highlight w:val="yellow"/>
          <w:lang w:val="en-US"/>
        </w:rPr>
        <w:t xml:space="preserve">Clinical Neurology</w:t>
      </w:r>
      <w:r>
        <w:rPr>
          <w:rFonts w:ascii="Times New Roman" w:hAnsi="Times New Roman"/>
          <w:b/>
          <w:bCs/>
          <w:lang w:val="en-US"/>
        </w:rPr>
      </w:r>
      <w:r>
        <w:rPr>
          <w:rFonts w:ascii="Times New Roman" w:hAnsi="Times New Roman"/>
          <w:b/>
          <w:bCs/>
          <w:lang w:val="en-US"/>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t xml:space="preserve">PlosOne?</w:t>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jc w:val="both"/>
        <w:rPr>
          <w:rFonts w:ascii="Times New Roman" w:hAnsi="Times New Roman" w:eastAsia="Times New Roman"/>
          <w:sz w:val="24"/>
          <w:szCs w:val="24"/>
          <w:lang w:val="en-US" w:eastAsia="fr-FR"/>
        </w:rPr>
      </w:pP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r>
        <w:rPr>
          <w:rFonts w:ascii="Times New Roman" w:hAnsi="Times New Roman" w:eastAsia="Times New Roman"/>
          <w:sz w:val="24"/>
          <w:szCs w:val="24"/>
          <w:lang w:val="en-US" w:eastAsia="fr-FR"/>
        </w:rPr>
      </w:r>
    </w:p>
    <w:p>
      <w:pPr>
        <w:pStyle w:val="949"/>
        <w:pBdr/>
        <w:spacing w:after="0" w:line="240" w:lineRule="auto"/>
        <w:ind/>
        <w:rPr>
          <w:rFonts w:ascii="Apple Color Emoji" w:hAnsi="Apple Color Emoji" w:eastAsia="Times New Roman" w:cs="Apple Color Emoji"/>
          <w:sz w:val="24"/>
          <w:szCs w:val="24"/>
          <w:lang w:val="en-GB" w:eastAsia="fr-FR"/>
        </w:rPr>
      </w:pPr>
      <w:r>
        <w:rPr>
          <w:rFonts w:ascii="Times New Roman" w:hAnsi="Times New Roman" w:eastAsia="Times New Roman"/>
          <w:sz w:val="24"/>
          <w:szCs w:val="24"/>
          <w:lang w:val="en-US" w:eastAsia="fr-FR"/>
        </w:rPr>
      </w:r>
      <w:r>
        <w:rPr>
          <w:rFonts w:ascii="Apple Color Emoji" w:hAnsi="Apple Color Emoji" w:eastAsia="Times New Roman" w:cs="Apple Color Emoji"/>
          <w:sz w:val="24"/>
          <w:szCs w:val="24"/>
          <w:lang w:val="en-GB" w:eastAsia="fr-FR"/>
        </w:rPr>
      </w:r>
      <w:r>
        <w:rPr>
          <w:rFonts w:ascii="Apple Color Emoji" w:hAnsi="Apple Color Emoji" w:eastAsia="Times New Roman" w:cs="Apple Color Emoji"/>
          <w:sz w:val="24"/>
          <w:szCs w:val="24"/>
          <w:lang w:val="en-GB" w:eastAsia="fr-FR"/>
        </w:rPr>
      </w:r>
    </w:p>
    <w:p>
      <w:pPr>
        <w:pStyle w:val="949"/>
        <w:pBdr/>
        <w:spacing w:after="0" w:line="240" w:lineRule="auto"/>
        <w:ind/>
        <w:outlineLvl w:val="0"/>
        <w:rPr>
          <w:rFonts w:ascii="Times New Roman" w:hAnsi="Times New Roman" w:eastAsia="Times New Roman"/>
          <w:sz w:val="24"/>
          <w:szCs w:val="24"/>
          <w:lang w:val="en-GB" w:eastAsia="fr-FR"/>
        </w:rPr>
      </w:pPr>
      <w:r>
        <w:rPr>
          <w:rFonts w:ascii="Apple Color Emoji" w:hAnsi="Apple Color Emoji" w:eastAsia="Times New Roman" w:cs="Apple Color Emoji"/>
          <w:sz w:val="24"/>
          <w:szCs w:val="24"/>
          <w:lang w:val="en-GB" w:eastAsia="fr-FR"/>
        </w:rPr>
        <w:t xml:space="preserve">✉️</w:t>
      </w:r>
      <w:r>
        <w:rPr>
          <w:rFonts w:ascii="Times New Roman" w:hAnsi="Times New Roman" w:eastAsia="Times New Roman"/>
          <w:sz w:val="24"/>
          <w:szCs w:val="24"/>
          <w:lang w:val="en-GB" w:eastAsia="fr-FR"/>
        </w:rPr>
        <w:t xml:space="preserve"> </w:t>
      </w:r>
      <w:r>
        <w:rPr>
          <w:rFonts w:ascii="Times New Roman" w:hAnsi="Times New Roman" w:eastAsia="Times New Roman"/>
          <w:sz w:val="24"/>
          <w:szCs w:val="24"/>
          <w:u w:val="single"/>
          <w:lang w:val="en-GB" w:eastAsia="fr-FR"/>
        </w:rPr>
        <w:t xml:space="preserve">Address for correspondence:</w:t>
      </w:r>
      <w:r>
        <w:rPr>
          <w:rFonts w:ascii="Times New Roman" w:hAnsi="Times New Roman" w:eastAsia="Times New Roman"/>
          <w:sz w:val="24"/>
          <w:szCs w:val="24"/>
          <w:lang w:val="en-GB" w:eastAsia="fr-FR"/>
        </w:rPr>
        <w:t xml:space="preserve"> </w:t>
      </w:r>
      <w:r>
        <w:rPr>
          <w:rFonts w:ascii="Times New Roman" w:hAnsi="Times New Roman" w:eastAsia="Times New Roman"/>
          <w:sz w:val="24"/>
          <w:szCs w:val="24"/>
          <w:lang w:val="en-GB" w:eastAsia="fr-FR"/>
        </w:rPr>
      </w:r>
      <w:r>
        <w:rPr>
          <w:rFonts w:ascii="Times New Roman" w:hAnsi="Times New Roman" w:eastAsia="Times New Roman"/>
          <w:sz w:val="24"/>
          <w:szCs w:val="24"/>
          <w:lang w:val="en-GB" w:eastAsia="fr-FR"/>
        </w:rPr>
      </w:r>
    </w:p>
    <w:p>
      <w:pPr>
        <w:pStyle w:val="949"/>
        <w:pBdr/>
        <w:spacing w:after="0" w:line="240" w:lineRule="auto"/>
        <w:ind/>
        <w:outlineLvl w:val="0"/>
        <w:rPr>
          <w:rFonts w:ascii="Times New Roman" w:hAnsi="Times New Roman" w:eastAsia="Times New Roman"/>
          <w:sz w:val="24"/>
          <w:szCs w:val="24"/>
          <w:u w:val="single"/>
          <w:lang w:val="en-US" w:eastAsia="fr-FR"/>
        </w:rPr>
      </w:pPr>
      <w:r>
        <w:rPr>
          <w:rFonts w:ascii="Times New Roman" w:hAnsi="Times New Roman" w:eastAsia="Times New Roman"/>
          <w:sz w:val="24"/>
          <w:szCs w:val="24"/>
          <w:lang w:val="en-US" w:eastAsia="fr-FR"/>
        </w:rPr>
        <w:t xml:space="preserve">Dr Christophe Lopez</w:t>
      </w:r>
      <w:r>
        <w:rPr>
          <w:rFonts w:ascii="Times New Roman" w:hAnsi="Times New Roman" w:eastAsia="Times New Roman"/>
          <w:sz w:val="24"/>
          <w:szCs w:val="24"/>
          <w:u w:val="single"/>
          <w:lang w:val="en-US" w:eastAsia="fr-FR"/>
        </w:rPr>
      </w:r>
      <w:r>
        <w:rPr>
          <w:rFonts w:ascii="Times New Roman" w:hAnsi="Times New Roman" w:eastAsia="Times New Roman"/>
          <w:sz w:val="24"/>
          <w:szCs w:val="24"/>
          <w:u w:val="single"/>
          <w:lang w:val="en-US"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32"/>
          <w:lang w:eastAsia="fr-FR"/>
        </w:rPr>
        <w:t xml:space="preserve">Centre de Recherche en Psychologie et Neurosciences (CRPN) </w:t>
      </w:r>
      <w:r>
        <w:rPr>
          <w:rFonts w:ascii="Times New Roman" w:hAnsi="Times New Roman" w:eastAsia="Times New Roman"/>
          <w:sz w:val="24"/>
          <w:szCs w:val="24"/>
          <w:lang w:eastAsia="fr-FR"/>
        </w:rPr>
        <w:t xml:space="preserve">– UMR 7077</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Aix Marseille Univ &amp; Centre National de la Recherche Scientifique (CNRS)</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Centre Saint-Charles, Fédération de Recherche 3C – Case B</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spacing w:after="0" w:line="240" w:lineRule="auto"/>
        <w:ind/>
        <w:rPr>
          <w:rFonts w:ascii="Times New Roman" w:hAnsi="Times New Roman" w:eastAsia="Times New Roman"/>
          <w:sz w:val="24"/>
          <w:szCs w:val="24"/>
          <w:lang w:eastAsia="fr-FR"/>
        </w:rPr>
      </w:pPr>
      <w:r>
        <w:rPr>
          <w:rFonts w:ascii="Times New Roman" w:hAnsi="Times New Roman" w:eastAsia="Times New Roman"/>
          <w:sz w:val="24"/>
          <w:szCs w:val="24"/>
          <w:lang w:eastAsia="fr-FR"/>
        </w:rPr>
        <w:t xml:space="preserve">3, </w:t>
      </w:r>
      <w:r>
        <w:rPr>
          <w:rFonts w:ascii="Times New Roman" w:hAnsi="Times New Roman" w:eastAsia="Times New Roman"/>
          <w:sz w:val="24"/>
          <w:szCs w:val="24"/>
          <w:lang w:eastAsia="fr-FR"/>
        </w:rPr>
        <w:t xml:space="preserve">Place Victor Hugo. 13331 Marseille Cedex 03, France</w:t>
      </w:r>
      <w:r>
        <w:rPr>
          <w:rFonts w:ascii="Times New Roman" w:hAnsi="Times New Roman" w:eastAsia="Times New Roman"/>
          <w:sz w:val="24"/>
          <w:szCs w:val="24"/>
          <w:lang w:eastAsia="fr-FR"/>
        </w:rPr>
      </w:r>
      <w:r>
        <w:rPr>
          <w:rFonts w:ascii="Times New Roman" w:hAnsi="Times New Roman" w:eastAsia="Times New Roman"/>
          <w:sz w:val="24"/>
          <w:szCs w:val="24"/>
          <w:lang w:eastAsia="fr-FR"/>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eastAsia="Times New Roman"/>
          <w:sz w:val="24"/>
          <w:szCs w:val="24"/>
          <w:lang w:val="en-GB" w:eastAsia="fr-FR"/>
        </w:rPr>
      </w:pPr>
      <w:r>
        <w:rPr>
          <w:rFonts w:ascii="Times New Roman" w:hAnsi="Times New Roman" w:eastAsia="Times New Roman"/>
          <w:sz w:val="24"/>
          <w:szCs w:val="24"/>
          <w:lang w:val="en-GB" w:eastAsia="fr-FR"/>
        </w:rPr>
        <w:t xml:space="preserve">Tel: +33 4 13 55 08 41 Fax: + 33 4 13 55 08 44</w:t>
      </w:r>
      <w:r>
        <w:rPr>
          <w:rFonts w:ascii="Times New Roman" w:hAnsi="Times New Roman" w:eastAsia="Times New Roman"/>
          <w:sz w:val="24"/>
          <w:szCs w:val="24"/>
          <w:lang w:val="en-GB" w:eastAsia="fr-FR"/>
        </w:rPr>
      </w:r>
      <w:r>
        <w:rPr>
          <w:rFonts w:ascii="Times New Roman" w:hAnsi="Times New Roman" w:eastAsia="Times New Roman"/>
          <w:sz w:val="24"/>
          <w:szCs w:val="24"/>
          <w:lang w:val="en-GB" w:eastAsia="fr-FR"/>
        </w:rPr>
      </w:r>
    </w:p>
    <w:p>
      <w:pPr>
        <w:pStyle w:val="949"/>
        <w:pBdr/>
        <w:spacing w:after="0" w:line="240" w:lineRule="auto"/>
        <w:ind/>
        <w:outlineLvl w:val="1"/>
        <w:rPr>
          <w:rFonts w:ascii="Times New Roman" w:hAnsi="Times New Roman"/>
          <w:b/>
          <w:iCs/>
          <w:sz w:val="28"/>
          <w:lang w:val="en-US"/>
        </w:rPr>
      </w:pPr>
      <w:r>
        <w:rPr>
          <w:rFonts w:ascii="Times New Roman" w:hAnsi="Times New Roman" w:eastAsia="Times New Roman"/>
          <w:sz w:val="24"/>
          <w:szCs w:val="24"/>
          <w:lang w:val="en-US" w:eastAsia="fr-FR"/>
        </w:rPr>
        <w:t xml:space="preserve">email: </w:t>
      </w:r>
      <w:bookmarkStart w:id="0" w:name="_Hlt193716695"/>
      <w:r/>
      <w:bookmarkStart w:id="1" w:name="_Hlt193716696"/>
      <w:r>
        <w:rPr>
          <w:rFonts w:ascii="Times New Roman" w:hAnsi="Times New Roman"/>
          <w:color w:val="0070c0"/>
        </w:rPr>
        <w:fldChar w:fldCharType="begin"/>
      </w:r>
      <w:r>
        <w:rPr>
          <w:rFonts w:ascii="Times New Roman" w:hAnsi="Times New Roman"/>
          <w:color w:val="0070c0"/>
          <w:lang w:val="en-US"/>
        </w:rPr>
        <w:instrText xml:space="preserve">HYPERLINK "mailto:christophe.lopez@univ-amu.fr"</w:instrText>
      </w:r>
      <w:r>
        <w:rPr>
          <w:rFonts w:ascii="Times New Roman" w:hAnsi="Times New Roman"/>
          <w:color w:val="0070c0"/>
        </w:rPr>
        <w:fldChar w:fldCharType="separate"/>
      </w:r>
      <w:r>
        <w:rPr>
          <w:rFonts w:ascii="Times New Roman" w:hAnsi="Times New Roman" w:eastAsia="Times New Roman"/>
          <w:color w:val="0070c0"/>
          <w:sz w:val="24"/>
          <w:szCs w:val="24"/>
          <w:u w:val="single"/>
          <w:lang w:val="en-US" w:eastAsia="fr-FR"/>
        </w:rPr>
        <w:t xml:space="preserve">christophe.lopez@univ-</w:t>
      </w:r>
      <w:bookmarkStart w:id="2" w:name="_Hlt199967372"/>
      <w:r/>
      <w:bookmarkStart w:id="3" w:name="_Hlt199967373"/>
      <w:r/>
      <w:bookmarkEnd w:id="0"/>
      <w:r>
        <w:rPr>
          <w:rFonts w:ascii="Times New Roman" w:hAnsi="Times New Roman" w:eastAsia="Times New Roman"/>
          <w:color w:val="0070c0"/>
          <w:sz w:val="24"/>
          <w:szCs w:val="24"/>
          <w:u w:val="single"/>
          <w:lang w:val="en-US" w:eastAsia="fr-FR"/>
        </w:rPr>
        <w:t xml:space="preserve">a</w:t>
      </w:r>
      <w:bookmarkEnd w:id="1"/>
      <w:r/>
      <w:bookmarkEnd w:id="2"/>
      <w:r>
        <w:rPr>
          <w:rFonts w:ascii="Times New Roman" w:hAnsi="Times New Roman" w:eastAsia="Times New Roman"/>
          <w:color w:val="0070c0"/>
          <w:sz w:val="24"/>
          <w:szCs w:val="24"/>
          <w:u w:val="single"/>
          <w:lang w:val="en-US" w:eastAsia="fr-FR"/>
        </w:rPr>
        <w:t xml:space="preserve">mu.fr</w:t>
      </w:r>
      <w:r>
        <w:rPr>
          <w:rFonts w:ascii="Times New Roman" w:hAnsi="Times New Roman" w:eastAsia="Times New Roman"/>
          <w:color w:val="0070c0"/>
          <w:sz w:val="24"/>
          <w:szCs w:val="24"/>
          <w:u w:val="single"/>
          <w:lang w:eastAsia="fr-FR"/>
        </w:rPr>
        <w:fldChar w:fldCharType="end"/>
      </w:r>
      <w:bookmarkEnd w:id="3"/>
      <w:r>
        <w:rPr>
          <w:rFonts w:ascii="Times New Roman" w:hAnsi="Times New Roman" w:eastAsia="Times New Roman"/>
          <w:sz w:val="24"/>
          <w:szCs w:val="24"/>
          <w:lang w:val="en-US" w:eastAsia="fr-FR"/>
        </w:rPr>
        <w:fldChar w:fldCharType="begin"/>
      </w:r>
      <w:r>
        <w:rPr>
          <w:rFonts w:ascii="Times New Roman" w:hAnsi="Times New Roman" w:eastAsia="Times New Roman"/>
          <w:sz w:val="24"/>
          <w:szCs w:val="24"/>
          <w:lang w:val="en-US" w:eastAsia="fr-FR"/>
        </w:rPr>
        <w:instrText xml:space="preserve">christophe.lopez@univ-amu.fr </w:instrText>
      </w:r>
      <w:r>
        <w:rPr>
          <w:rFonts w:ascii="Times New Roman" w:hAnsi="Times New Roman" w:eastAsia="Times New Roman"/>
          <w:sz w:val="24"/>
          <w:szCs w:val="24"/>
          <w:lang w:val="en-US" w:eastAsia="fr-FR"/>
        </w:rPr>
        <w:fldChar w:fldCharType="separate"/>
      </w:r>
      <w:r>
        <w:rPr>
          <w:rFonts w:ascii="Times New Roman" w:hAnsi="Times New Roman" w:eastAsia="Times New Roman"/>
          <w:color w:val="0563c1"/>
          <w:sz w:val="24"/>
          <w:szCs w:val="24"/>
          <w:u w:val="single"/>
          <w:lang w:val="en-US" w:eastAsia="fr-FR"/>
        </w:rPr>
        <w:t xml:space="preserve">christophe.lopez@univ-amu.fr</w:t>
      </w:r>
      <w:r>
        <w:rPr>
          <w:rFonts w:ascii="Times New Roman" w:hAnsi="Times New Roman" w:eastAsia="Times New Roman"/>
          <w:color w:val="0563c1"/>
          <w:sz w:val="24"/>
          <w:szCs w:val="24"/>
          <w:u w:val="single"/>
          <w:lang w:val="en-US" w:eastAsia="fr-FR"/>
        </w:rPr>
        <w:fldChar w:fldCharType="end"/>
      </w:r>
      <w:r>
        <w:rPr>
          <w:rFonts w:ascii="Times New Roman" w:hAnsi="Times New Roman" w:eastAsia="Times New Roman"/>
          <w:b/>
          <w:iCs/>
          <w:sz w:val="28"/>
          <w:szCs w:val="24"/>
          <w:lang w:val="en-US" w:eastAsia="fr-FR"/>
        </w:rPr>
        <w:br w:type="page" w:clear="all"/>
      </w:r>
      <w:r>
        <w:rPr>
          <w:rFonts w:ascii="Times New Roman" w:hAnsi="Times New Roman"/>
          <w:b/>
          <w:iCs/>
          <w:sz w:val="28"/>
          <w:lang w:val="en-US"/>
        </w:rPr>
        <w:t xml:space="preserve">Abstract</w:t>
      </w:r>
      <w:r>
        <w:rPr>
          <w:rFonts w:ascii="Times New Roman" w:hAnsi="Times New Roman"/>
          <w:b/>
          <w:iCs/>
          <w:sz w:val="28"/>
          <w:lang w:val="en-US"/>
        </w:rPr>
      </w:r>
      <w:r>
        <w:rPr>
          <w:rFonts w:ascii="Times New Roman" w:hAnsi="Times New Roman"/>
          <w:b/>
          <w:iCs/>
          <w:sz w:val="28"/>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Depersonalization-derealization (DD) disorders are a clinical phenomenon characterized by a profound feeling of detachment. Several scales have been developed to measure DD, including the Cambridge Depersonalization Scale (CDS) developed by Sierra and Ber</w:t>
      </w:r>
      <w:r>
        <w:rPr>
          <w:rFonts w:ascii="Times New Roman" w:hAnsi="Times New Roman"/>
          <w:lang w:val="en-US"/>
        </w:rPr>
        <w:t xml:space="preserve">ri</w:t>
      </w:r>
      <w:r>
        <w:rPr>
          <w:rFonts w:ascii="Times New Roman" w:hAnsi="Times New Roman"/>
          <w:lang w:val="en-US"/>
        </w:rPr>
        <w:t xml:space="preserve">os in 2000. The CDS allows to draw a comprehensive overview of the clinical symptoms pertaining to DD disorders and to measure the frequency and duration of these symptoms. The CDS has </w:t>
      </w:r>
      <w:r>
        <w:rPr>
          <w:rFonts w:ascii="Times New Roman" w:hAnsi="Times New Roman"/>
          <w:lang w:val="en-US"/>
        </w:rPr>
        <w:t xml:space="preserve">already been translated and culturally adapted to several languages. </w:t>
      </w:r>
      <w:r>
        <w:rPr>
          <w:rFonts w:ascii="Times New Roman" w:hAnsi="Times New Roman"/>
          <w:lang w:val="en-US"/>
        </w:rPr>
        <w:t xml:space="preserve">However, there is no French version of the CDS available, which may concern over 200 million locutors using French language daily. The primary aim of this study was to translate and adapt the CDS into French and to evaluate its characteristics in a sample </w:t>
      </w:r>
      <w:r>
        <w:rPr>
          <w:rFonts w:ascii="Times New Roman" w:hAnsi="Times New Roman"/>
          <w:lang w:val="en-US"/>
        </w:rPr>
        <w:t xml:space="preserve">of</w:t>
      </w:r>
      <w:r>
        <w:rPr>
          <w:rFonts w:ascii="Times New Roman" w:hAnsi="Times New Roman"/>
          <w:lang w:val="en-US"/>
        </w:rPr>
        <w:t xml:space="preserve"> general population free of known neurological and otoneurological disorders. The secondary aim was to analyze the influence of age, sex, anxiety and depression on DD experience.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In to</w:t>
      </w:r>
      <w:r>
        <w:rPr>
          <w:rFonts w:ascii="Times New Roman" w:hAnsi="Times New Roman"/>
          <w:lang w:val="en-US"/>
        </w:rPr>
        <w:t xml:space="preserve">tal, xxx volunteers from the South of France participated in the study completing the CDS in French, the Hospital Anxiety and Depression Scale and sociodemographic data were collected.</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We found that DD over the cut-off value was observed in x% of the sample. Factors influencing DD symptoms were age, sex, anxiety and depress</w:t>
      </w:r>
      <w:r>
        <w:rPr>
          <w:rFonts w:ascii="Times New Roman" w:hAnsi="Times New Roman"/>
          <w:lang w:val="en-US"/>
        </w:rPr>
        <w:t xml:space="preserve">io</w:t>
      </w:r>
      <w:r>
        <w:rPr>
          <w:rFonts w:ascii="Times New Roman" w:hAnsi="Times New Roman"/>
          <w:lang w:val="en-US"/>
        </w:rPr>
        <w:t xml:space="preserve">n…</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A factorial analysis …. Cronbach’s a coefficients were 0.75 (UG) and 0.81 (UL). </w:t>
      </w:r>
      <w:r>
        <w:rPr>
          <w:rFonts w:ascii="Times New Roman" w:hAnsi="Times New Roman"/>
          <w:lang w:val="en-US"/>
        </w:rPr>
      </w:r>
      <w:r>
        <w:rPr>
          <w:rFonts w:ascii="Times New Roman" w:hAnsi="Times New Roman"/>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eastAsia="Times New Roman"/>
          <w:color w:val="0563c1"/>
          <w:sz w:val="24"/>
          <w:szCs w:val="24"/>
          <w:u w:val="single"/>
          <w:lang w:val="en-US" w:eastAsia="fr-FR"/>
        </w:rPr>
      </w:pPr>
      <w:r>
        <w:rPr>
          <w:rFonts w:ascii="Times New Roman" w:hAnsi="Times New Roman"/>
          <w:b/>
          <w:bCs/>
          <w:sz w:val="24"/>
          <w:lang w:val="en-US"/>
        </w:rPr>
        <w:br w:type="page" w:clear="all"/>
      </w:r>
      <w:r>
        <w:rPr>
          <w:rFonts w:ascii="Times New Roman" w:hAnsi="Times New Roman"/>
          <w:b/>
          <w:bCs/>
          <w:sz w:val="28"/>
          <w:szCs w:val="24"/>
          <w:lang w:val="en-US"/>
        </w:rPr>
        <w:t xml:space="preserve">Introduction</w:t>
      </w:r>
      <w:r>
        <w:rPr>
          <w:rFonts w:ascii="Times New Roman" w:hAnsi="Times New Roman" w:eastAsia="Times New Roman"/>
          <w:color w:val="0563c1"/>
          <w:sz w:val="24"/>
          <w:szCs w:val="24"/>
          <w:u w:val="single"/>
          <w:lang w:val="en-US" w:eastAsia="fr-FR"/>
        </w:rPr>
      </w:r>
      <w:r>
        <w:rPr>
          <w:rFonts w:ascii="Times New Roman" w:hAnsi="Times New Roman" w:eastAsia="Times New Roman"/>
          <w:color w:val="0563c1"/>
          <w:sz w:val="24"/>
          <w:szCs w:val="24"/>
          <w:u w:val="single"/>
          <w:lang w:val="en-US" w:eastAsia="fr-FR"/>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Mental health is increasingly recognized as a major societal challenge, and </w:t>
      </w:r>
      <w:r>
        <w:rPr>
          <w:rFonts w:ascii="Times New Roman" w:hAnsi="Times New Roman"/>
          <w:lang w:val="en-US"/>
        </w:rPr>
        <w:t xml:space="preserve">several</w:t>
      </w:r>
      <w:r>
        <w:rPr>
          <w:rFonts w:ascii="Times New Roman" w:hAnsi="Times New Roman"/>
          <w:lang w:val="en-US"/>
        </w:rPr>
        <w:t xml:space="preserve"> coh</w:t>
      </w:r>
      <w:r>
        <w:rPr>
          <w:rFonts w:ascii="Times New Roman" w:hAnsi="Times New Roman"/>
          <w:lang w:val="en-US"/>
        </w:rPr>
        <w:t xml:space="preserve">ort studies </w:t>
      </w:r>
      <w:r>
        <w:rPr>
          <w:rFonts w:ascii="Times New Roman" w:hAnsi="Times New Roman"/>
          <w:lang w:val="en-US"/>
        </w:rPr>
        <w:t xml:space="preserve">have been initiated</w:t>
      </w:r>
      <w:r>
        <w:rPr>
          <w:rFonts w:ascii="Times New Roman" w:hAnsi="Times New Roman"/>
          <w:lang w:val="en-US"/>
        </w:rPr>
        <w:t xml:space="preserve"> to investigate </w:t>
      </w:r>
      <w:r>
        <w:rPr>
          <w:rFonts w:ascii="Times New Roman" w:hAnsi="Times New Roman"/>
          <w:lang w:val="en-US"/>
        </w:rPr>
        <w:t xml:space="preserve">the </w:t>
      </w:r>
      <w:r>
        <w:rPr>
          <w:rFonts w:ascii="Times New Roman" w:hAnsi="Times New Roman"/>
          <w:lang w:val="en-US"/>
        </w:rPr>
        <w:t xml:space="preserve">predisposing factors and environmental influences </w:t>
      </w:r>
      <w:r>
        <w:rPr>
          <w:rFonts w:ascii="Times New Roman" w:hAnsi="Times New Roman"/>
          <w:lang w:val="en-US"/>
        </w:rPr>
        <w:t xml:space="preserve">shaping</w:t>
      </w:r>
      <w:r>
        <w:rPr>
          <w:rFonts w:ascii="Times New Roman" w:hAnsi="Times New Roman"/>
          <w:lang w:val="en-US"/>
        </w:rPr>
        <w:t xml:space="preserve"> mental health </w:t>
      </w:r>
      <w:r>
        <w:rPr>
          <w:rFonts w:ascii="Times New Roman" w:hAnsi="Times New Roman"/>
          <w:lang w:val="en-US"/>
        </w:rPr>
        <w:t xml:space="preserve">across the lifespan</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{"citationID":"V03g1H7S","properties":{"formattedCitation":"(Bartr\\uc0\\u233{}s-Faz et al. 2025; Hill et al. 2025; Myran et al. 2025)","plainCitatio</w:instrText>
      </w:r>
      <w:r>
        <w:rPr>
          <w:rFonts w:ascii="Times New Roman" w:hAnsi="Times New Roman"/>
          <w:lang w:val="en-US"/>
        </w:rPr>
        <w:instrText xml:space="preserve">n"</w:instrText>
      </w:r>
      <w:r>
        <w:rPr>
          <w:rFonts w:ascii="Times New Roman" w:hAnsi="Times New Roman"/>
          <w:lang w:val="en-US"/>
        </w:rPr>
        <w:instrText xml:space="preserve">:"(Bartrés-Faz et al. 2025; Hill et al. 2025; Myran et al. 2025)","dontUpdate":true,"noteIndex":0},"citationItems":[{"id":13661,"uris":["http://zotero.org/users/980623/items/YXL2S2YI"],</w:instrText>
      </w:r>
      <w:r>
        <w:rPr>
          <w:rFonts w:ascii="Times New Roman" w:hAnsi="Times New Roman"/>
          <w:lang w:val="en-US"/>
        </w:rPr>
        <w:instrText xml:space="preserve">"itemData":{"id":13661,"type":"article-journal","abstract":"Psycholog</w:instrText>
      </w:r>
      <w:r>
        <w:rPr>
          <w:rFonts w:ascii="Times New Roman" w:hAnsi="Times New Roman"/>
          <w:lang w:val="en-US"/>
        </w:rPr>
        <w:instrText xml:space="preserve">ical characteristics are associated with varying dementia risk and protective factors. To determine whether these characteristics aggregate into psychological profiles and whether these profiles differentially relate to aging health, we conducted a cross-s</w:instrText>
      </w:r>
      <w:r>
        <w:rPr>
          <w:rFonts w:ascii="Times New Roman" w:hAnsi="Times New Roman"/>
          <w:lang w:val="en-US"/>
        </w:rPr>
        <w:instrText xml:space="preserve">ec</w:instrText>
      </w:r>
      <w:r>
        <w:rPr>
          <w:rFonts w:ascii="Times New Roman" w:hAnsi="Times New Roman"/>
          <w:lang w:val="en-US"/>
        </w:rPr>
        <w:instrText xml:space="preserve">tional investigation in two independent middle-aged (51.4 ± 7.0 years (mean ± s.d.); N = 750) and older adult (71.1 ± 5.9 years; N = 282) cohorts, supplemented by longitudinal analyses in the former. Using a person-centered approach, three profiles emerg</w:instrText>
      </w:r>
      <w:r>
        <w:rPr>
          <w:rFonts w:ascii="Times New Roman" w:hAnsi="Times New Roman"/>
          <w:lang w:val="en-US"/>
        </w:rPr>
        <w:instrText xml:space="preserve">ed in both cohorts: those with low protective characteristics (profile 1), high risk characteristics (profile 2) and well-balanced characteristics (profile 3). Profile 1 showed the worst objective cognition in older age and middle age (at follow-up), and m</w:instrText>
      </w:r>
      <w:r>
        <w:rPr>
          <w:rFonts w:ascii="Times New Roman" w:hAnsi="Times New Roman"/>
          <w:lang w:val="en-US"/>
        </w:rPr>
        <w:instrText xml:space="preserve">os</w:instrText>
      </w:r>
      <w:r>
        <w:rPr>
          <w:rFonts w:ascii="Times New Roman" w:hAnsi="Times New Roman"/>
          <w:lang w:val="en-US"/>
        </w:rPr>
        <w:instrText xml:space="preserve">t rapid cortical thinning. Profile 2 exhibited the worst mental health symptomology and lowest sleep quality in both older age and middle age. We identified profile-dependent divergent patterns of associations that may suggest two distinct paths for ment</w:instrText>
      </w:r>
      <w:r>
        <w:rPr>
          <w:rFonts w:ascii="Times New Roman" w:hAnsi="Times New Roman"/>
          <w:lang w:val="en-US"/>
        </w:rPr>
        <w:instrText xml:space="preserve">al, cognitive and brain health, emphasizing the need for comprehensive psychological assessments in dementia prevention research to identify groups for more personalized behavior-change strategies.","container-title":"Nature Mental Health","DOI":"10.1038/s</w:instrText>
      </w:r>
      <w:r>
        <w:rPr>
          <w:rFonts w:ascii="Times New Roman" w:hAnsi="Times New Roman"/>
          <w:lang w:val="en-US"/>
        </w:rPr>
        <w:instrText xml:space="preserve">44</w:instrText>
      </w:r>
      <w:r>
        <w:rPr>
          <w:rFonts w:ascii="Times New Roman" w:hAnsi="Times New Roman"/>
          <w:lang w:val="en-US"/>
        </w:rPr>
        <w:instrText xml:space="preserve">220-024-00361-8","ISSN":"2731-6076","issue":"1","journalAbbreviation":"Nat. Mental Health","language":"en","license":"2025 The Author(s)","note":"publisher: Nature Publishing Group","page":"92-103","source":"www.nature.com","title":"Psychological profile</w:instrText>
      </w:r>
      <w:r>
        <w:rPr>
          <w:rFonts w:ascii="Times New Roman" w:hAnsi="Times New Roman"/>
          <w:lang w:val="en-US"/>
        </w:rPr>
        <w:instrText xml:space="preserve">s associated with mental, cognitive and brain health in middle-aged and older adults","URL":"https://www.nature.com/articles/s44220-024-00361-8","volume":"3","author":[{"family":"Bartrés-Faz","given":"David"},{"family":"Demnitz-King","given":"Harriet"},{"f</w:instrText>
      </w:r>
      <w:r>
        <w:rPr>
          <w:rFonts w:ascii="Times New Roman" w:hAnsi="Times New Roman"/>
          <w:lang w:val="en-US"/>
        </w:rPr>
        <w:instrText xml:space="preserve">am</w:instrText>
      </w:r>
      <w:r>
        <w:rPr>
          <w:rFonts w:ascii="Times New Roman" w:hAnsi="Times New Roman"/>
          <w:lang w:val="en-US"/>
        </w:rPr>
        <w:instrText xml:space="preserve">ily":"Cabello-Toscano","given":"María"},{"family":"Vaqué-Alcázar","given":"Lídia"},{"family":"Saunders","given":"Rob"},{"family":"Touron","given":"Edelweiss"},{"family":"Cattaneo","given":"Gabriele"},{"family":"Gonneaud","given":"Julie"},{"family":"Klime</w:instrText>
      </w:r>
      <w:r>
        <w:rPr>
          <w:rFonts w:ascii="Times New Roman" w:hAnsi="Times New Roman"/>
          <w:lang w:val="en-US"/>
        </w:rPr>
        <w:instrText xml:space="preserve">cki","given":"Olga"},{"family":"Bargalló","given":"Núria"},{"family":"Sánchez-Solana","given":"Javier"},{"family":"Tormos","given":"José M."},{"family":"Chételat","given":"Gäel"},{"family":"Pascual-Leone","given":"Álvaro"},{"family":"Marchant","given":"Nat</w:instrText>
      </w:r>
      <w:r>
        <w:rPr>
          <w:rFonts w:ascii="Times New Roman" w:hAnsi="Times New Roman"/>
          <w:lang w:val="en-US"/>
        </w:rPr>
        <w:instrText xml:space="preserve">al</w:instrText>
      </w:r>
      <w:r>
        <w:rPr>
          <w:rFonts w:ascii="Times New Roman" w:hAnsi="Times New Roman"/>
          <w:lang w:val="en-US"/>
        </w:rPr>
        <w:instrText xml:space="preserve">ie L."}],"accessed":{"date-parts":[["2025",5,16]]},"issued":{"date-parts":[["2025",1]]}},"label":"page"},{"id":13659,"uris":["http://zotero.org/users/980623/items/FJANYVBL"],"itemData":{"id":13659,"type":"article-journal","abstract":"Prospective predicti</w:instrText>
      </w:r>
      <w:r>
        <w:rPr>
          <w:rFonts w:ascii="Times New Roman" w:hAnsi="Times New Roman"/>
          <w:lang w:val="en-US"/>
        </w:rPr>
        <w:instrText xml:space="preserve">on of mental health risk in adolescence can facilitate early preventive interventions. Here, using psychosocial questionnaires and neuroimaging measures from over 11,000 children in the Adolescent Brain and Cognitive Development Study, we trained neural ne</w:instrText>
      </w:r>
      <w:r>
        <w:rPr>
          <w:rFonts w:ascii="Times New Roman" w:hAnsi="Times New Roman"/>
          <w:lang w:val="en-US"/>
        </w:rPr>
        <w:instrText xml:space="preserve">tw</w:instrText>
      </w:r>
      <w:r>
        <w:rPr>
          <w:rFonts w:ascii="Times New Roman" w:hAnsi="Times New Roman"/>
          <w:lang w:val="en-US"/>
        </w:rPr>
        <w:instrText xml:space="preserve">ork models to stratify general psychopathology risk. The model trained on current symptoms accurately predicted which participants would convert into the highest psychiatric illness risk group in the following year (area under the receiver operating char</w:instrText>
      </w:r>
      <w:r>
        <w:rPr>
          <w:rFonts w:ascii="Times New Roman" w:hAnsi="Times New Roman"/>
          <w:lang w:val="en-US"/>
        </w:rPr>
        <w:instrText xml:space="preserve">acteristic curve = 0.84). The model trained solely on potential etiologies or disease mechanisms achieved an area under the receiver operating characteristic curve of 0.75 without relying on the child's current symptom burden. Sleep disturbances emerged as</w:instrText>
      </w:r>
      <w:r>
        <w:rPr>
          <w:rFonts w:ascii="Times New Roman" w:hAnsi="Times New Roman"/>
          <w:lang w:val="en-US"/>
        </w:rPr>
        <w:instrText xml:space="preserve"> t</w:instrText>
      </w:r>
      <w:r>
        <w:rPr>
          <w:rFonts w:ascii="Times New Roman" w:hAnsi="Times New Roman"/>
          <w:lang w:val="en-US"/>
        </w:rPr>
        <w:instrText xml:space="preserve">he most influential predictor of high-risk status, surpassing adverse childhood experiences and family mental health history. Including neuroimaging measures did not enhance predictive performance. These findings suggest that artificial intelligence mode</w:instrText>
      </w:r>
      <w:r>
        <w:rPr>
          <w:rFonts w:ascii="Times New Roman" w:hAnsi="Times New Roman"/>
          <w:lang w:val="en-US"/>
        </w:rPr>
        <w:instrText xml:space="preserve">ls trained on readily available psychosocial questionnaires can effectively predict future psychiatric risk while highlighting potential targets for intervention. This is a promising step toward artificial intelligence-based mental health screening for cli</w:instrText>
      </w:r>
      <w:r>
        <w:rPr>
          <w:rFonts w:ascii="Times New Roman" w:hAnsi="Times New Roman"/>
          <w:lang w:val="en-US"/>
        </w:rPr>
        <w:instrText xml:space="preserve">ni</w:instrText>
      </w:r>
      <w:r>
        <w:rPr>
          <w:rFonts w:ascii="Times New Roman" w:hAnsi="Times New Roman"/>
          <w:lang w:val="en-US"/>
        </w:rPr>
        <w:instrText xml:space="preserve">cal decision support systems.","container-title":"Nature Medicine","DOI":"10.1038/s41591-025-03560-7","ISSN":"1546-170X","journalAbbreviation":"Nat Med","language":"eng","note":"PMID: 40044931","source":"PubMed","title":"Prediction of mental health risk </w:instrText>
      </w:r>
      <w:r>
        <w:rPr>
          <w:rFonts w:ascii="Times New Roman" w:hAnsi="Times New Roman"/>
          <w:lang w:val="en-US"/>
        </w:rPr>
        <w:instrText xml:space="preserve">in adolescents","author":[{"family":"Hill","given":"Elliot D."},{"family":"Kashyap","given":"Pratik"},{"family":"Raffanello","given":"Elizabeth"},{"family":"Wang","given":"Yun"},{"family":"Moffitt","given":"Terrie E."},{"family":"Caspi","given":"Avshalom"}</w:instrText>
      </w:r>
      <w:r>
        <w:rPr>
          <w:rFonts w:ascii="Times New Roman" w:hAnsi="Times New Roman"/>
          <w:lang w:val="en-US"/>
        </w:rPr>
        <w:instrText xml:space="preserve">,{</w:instrText>
      </w:r>
      <w:r>
        <w:rPr>
          <w:rFonts w:ascii="Times New Roman" w:hAnsi="Times New Roman"/>
          <w:lang w:val="en-US"/>
        </w:rPr>
        <w:instrText xml:space="preserve">"family":"Engelhard","given":"Matthew"},{"family":"Posner","given":"Jonathan"}],"issued":{"date-parts":[["2025",3,5]]}},"label":"page"},{"id":13663,"uris":["http://zotero.org/users/980623/items/LK3VUNXH"],"itemData":{"id":13663,"type":"article-journal","</w:instrText>
      </w:r>
      <w:r>
        <w:rPr>
          <w:rFonts w:ascii="Times New Roman" w:hAnsi="Times New Roman"/>
          <w:lang w:val="en-US"/>
        </w:rPr>
        <w:instrText xml:space="preserve">abstract":"IMPORTANCE: Despite public health concerns that cannabis legalization may increase the number of cases of schizophrenia caused by cannabis, there is limited evidence on this topic.\nOBJECTIVE: To examine changes in the population-attributable ri</w:instrText>
      </w:r>
      <w:r>
        <w:rPr>
          <w:rFonts w:ascii="Times New Roman" w:hAnsi="Times New Roman"/>
          <w:lang w:val="en-US"/>
        </w:rPr>
        <w:instrText xml:space="preserve">sk</w:instrText>
      </w:r>
      <w:r>
        <w:rPr>
          <w:rFonts w:ascii="Times New Roman" w:hAnsi="Times New Roman"/>
          <w:lang w:val="en-US"/>
        </w:rPr>
        <w:instrText xml:space="preserve"> fraction (PARF) for cannabis use disorder (CUD) associated with schizophrenia after liberalization of medical cannabis and legalization of nonmedical cannabis in Canada.\nDESIGN, SETTING, AND PARTICIPANTS: This population-based cohort study was conducte</w:instrText>
      </w:r>
      <w:r>
        <w:rPr>
          <w:rFonts w:ascii="Times New Roman" w:hAnsi="Times New Roman"/>
          <w:lang w:val="en-US"/>
        </w:rPr>
        <w:instrText xml:space="preserve">d in Ontario, Canada, from January 1, 2006, to December 31, 2022, among 13 588 681 people aged 14 to 65 years without a history of schizophrenia.\nEXPOSURES: Diagnosis of CUD in the emergency department or hospital setting (International Statistical Classi</w:instrText>
      </w:r>
      <w:r>
        <w:rPr>
          <w:rFonts w:ascii="Times New Roman" w:hAnsi="Times New Roman"/>
          <w:lang w:val="en-US"/>
        </w:rPr>
        <w:instrText xml:space="preserve">fi</w:instrText>
      </w:r>
      <w:r>
        <w:rPr>
          <w:rFonts w:ascii="Times New Roman" w:hAnsi="Times New Roman"/>
          <w:lang w:val="en-US"/>
        </w:rPr>
        <w:instrText xml:space="preserve">cation of Diseases and Related Health Problems, Tenth Revision, Canada [ICD-10-CA] codes F12x and T40.7).\nMAIN OUTCOME AND MEASURES: Changes in the PARF for CUD associated with schizophrenia (ICD-10-CA codes F20x and F25x and Diagnostic and Statistical </w:instrText>
      </w:r>
      <w:r>
        <w:rPr>
          <w:rFonts w:ascii="Times New Roman" w:hAnsi="Times New Roman"/>
          <w:lang w:val="en-US"/>
        </w:rPr>
        <w:instrText xml:space="preserve">Manual of Mental Disorders [Fourth Edition] [DSM-IV] code 295x) over 3 policy periods: prelegalization (January 2006 to November 2015), liberalization of medical and nonmedical cannabis (December 2015 to September 2018), and legalization of nonmedical cann</w:instrText>
      </w:r>
      <w:r>
        <w:rPr>
          <w:rFonts w:ascii="Times New Roman" w:hAnsi="Times New Roman"/>
          <w:lang w:val="en-US"/>
        </w:rPr>
        <w:instrText xml:space="preserve">ab</w:instrText>
      </w:r>
      <w:r>
        <w:rPr>
          <w:rFonts w:ascii="Times New Roman" w:hAnsi="Times New Roman"/>
          <w:lang w:val="en-US"/>
        </w:rPr>
        <w:instrText xml:space="preserve">is (October 2018 to December 2022). A secondary outcome was diagnosis of </w:instrText>
      </w:r>
      <w:r>
        <w:rPr>
          <w:rFonts w:ascii="Times New Roman" w:hAnsi="Times New Roman"/>
          <w:lang w:val="en-US"/>
        </w:rPr>
        <w:instrText xml:space="preserve">psychosis not otherwise specified (NOS) (ICD-10-CA code F29x and DSM-IV code 298x). Segmented linear regression was used to examine changes after the liberalization of medical cannabis in 2015 and the legalization of nonmedical cannabis in 2018.\nRESULTS: </w:instrText>
      </w:r>
      <w:r>
        <w:rPr>
          <w:rFonts w:ascii="Times New Roman" w:hAnsi="Times New Roman"/>
          <w:lang w:val="en-US"/>
        </w:rPr>
        <w:instrText xml:space="preserve">The study included 13 588 681 individuals (mean [SD] age, 39.3 [16.1] years; 6 804 906 males [50.1%]), of whom 118 650 (0.9%) had CUD. A total of 91 106 individuals (0.7%) developed</w:instrText>
      </w:r>
      <w:r>
        <w:rPr>
          <w:rFonts w:ascii="Times New Roman" w:hAnsi="Times New Roman"/>
          <w:lang w:val="en-US"/>
        </w:rPr>
        <w:instrText xml:space="preserve"> schizophrenia (80 523 of 13 470 031 [0.6%] in the general population without CUD vs 10 583 of 118 650 [8.9%] with CUD). The PARF for CUD associated w</w:instrText>
      </w:r>
      <w:r>
        <w:rPr>
          <w:rFonts w:ascii="Times New Roman" w:hAnsi="Times New Roman"/>
          <w:lang w:val="en-US"/>
        </w:rPr>
        <w:instrText xml:space="preserve">ith schizophrenia almost tripled from 3.7% (95% CI, 2.7%-4.7%) during the prelegalization period to 10.3% (95% CI, 8.9%-11.7%) during the legalization period. The PARF in the postle</w:instrText>
      </w:r>
      <w:r>
        <w:rPr>
          <w:rFonts w:ascii="Times New Roman" w:hAnsi="Times New Roman"/>
          <w:lang w:val="en-US"/>
        </w:rPr>
        <w:instrText xml:space="preserve">galization period ranged from 18.9% (95% CI, 16.8%-21.0%) among males aged 19 to 24 years to 1.8% (95% CI, 1.1%-2.6%) among females aged 45 to 65 years. The annual incidence of schizophrenia was stable over time, while the incidence of psycho</w:instrText>
      </w:r>
      <w:r>
        <w:rPr>
          <w:rFonts w:ascii="Times New Roman" w:hAnsi="Times New Roman"/>
          <w:lang w:val="en-US"/>
        </w:rPr>
        <w:instrText xml:space="preserve">sis NOS increased from 30.0 to 55.1 per 100 000 individuals (83.7%) in the postlegalization period relative to the prelegalization period. The PARF for CUD associated with schizophrenia increased steadily over the study with no accelerations after cannabis</w:instrText>
      </w:r>
      <w:r>
        <w:rPr>
          <w:rFonts w:ascii="Times New Roman" w:hAnsi="Times New Roman"/>
        </w:rPr>
        <w:instrText xml:space="preserve"> policy change</w:instrText>
      </w:r>
      <w:r>
        <w:rPr>
          <w:rFonts w:ascii="Times New Roman" w:hAnsi="Times New Roman"/>
        </w:rPr>
        <w:instrText xml:space="preserve">s, while increases in the PARF for CUD associated with psychosis NOS accelerated after medical cannabis liberalization.\nCONCLUSIONS AND RELEVANCE: In this cohort study of individuals aged 14 to 65 years in Ontario, Canada, the proportion of incident cases</w:instrText>
      </w:r>
      <w:r>
        <w:rPr>
          <w:rFonts w:ascii="Times New Roman" w:hAnsi="Times New Roman"/>
        </w:rPr>
        <w:instrText xml:space="preserve"> of schizophrenia associated with CUD almost tripled during a period of substantial liberalization of cannabis policy. Ongoing research is indicated to understand the long-term associations of cannabis policy with the prevalence of psychotic disorders.","c</w:instrText>
      </w:r>
      <w:r>
        <w:rPr>
          <w:rFonts w:ascii="Times New Roman" w:hAnsi="Times New Roman"/>
        </w:rPr>
        <w:instrText xml:space="preserve">ontainer-title":"JAMA network open","DOI":"10.1001/jamanetworkopen.2024.57868","ISSN":"2574-3805","issue":"2","journalAbbreviation":"JAMA Netw Open","language":"eng","note":"PMID: 39903464\nPMCID: PMC11795325","page":"e2457868","source":"PubMed","title":"C</w:instrText>
      </w:r>
      <w:r>
        <w:rPr>
          <w:rFonts w:ascii="Times New Roman" w:hAnsi="Times New Roman"/>
        </w:rPr>
        <w:instrText xml:space="preserve">hanges in Incident Schizophrenia Diagnoses Associated With Cannabis Use Disorder After Cannabis Legalization","volume":"8","author":[{"family":"Myran","given":"Daniel T."},{"family":"Pugliese","given":"Michael"},{"family":"Harrison","given":"Lyndsay D."},{</w:instrText>
      </w:r>
      <w:r>
        <w:rPr>
          <w:rFonts w:ascii="Times New Roman" w:hAnsi="Times New Roman"/>
        </w:rPr>
        <w:instrText xml:space="preserve">"family":"Solmi","given":"Marco"},{"family":"Anderson","given":"Kelly K."},{"family":"Fiedorowicz","given":"Jess G."},{"family":"Finkelstein","given":"Yaron"},{"family":"Manuel","given":"Doug"},{"family":"</w:instrText>
      </w:r>
      <w:r>
        <w:rPr>
          <w:rFonts w:ascii="Times New Roman" w:hAnsi="Times New Roman"/>
        </w:rPr>
        <w:instrText xml:space="preserve">Taljaard","given":"Monica"},{"family":"Webber","given":"Colleen"},{"family":"Tanuseputro","given":"Peter"}],"issued":{"date-parts":[["2025",2,3]]}},"label":"page"}],"schema":"https://github.com/citation-style-language/schema/raw/master/csl-citation.json"} </w:instrText>
      </w:r>
      <w:r>
        <w:rPr>
          <w:rFonts w:ascii="Times New Roman" w:hAnsi="Times New Roman"/>
          <w:lang w:val="en-US"/>
        </w:rPr>
        <w:fldChar w:fldCharType="separate"/>
      </w:r>
      <w:r>
        <w:rPr>
          <w:rFonts w:ascii="Times New Roman" w:hAnsi="Times New Roman"/>
        </w:rPr>
        <w:t xml:space="preserve">(</w:t>
      </w:r>
      <w:r>
        <w:rPr>
          <w:rFonts w:ascii="Times New Roman" w:hAnsi="Times New Roman"/>
          <w:i/>
          <w:iCs/>
        </w:rPr>
        <w:t xml:space="preserve">e.g.</w:t>
      </w:r>
      <w:r>
        <w:rPr>
          <w:rFonts w:ascii="Times New Roman" w:hAnsi="Times New Roman"/>
        </w:rPr>
        <w:t xml:space="preserve">, </w:t>
      </w:r>
      <w:r>
        <w:rPr>
          <w:rFonts w:ascii="Times New Roman" w:hAnsi="Times New Roman"/>
        </w:rPr>
        <w:t xml:space="preserve">Bartrés-Faz et al. 2025; Hill et al. 2025; </w:t>
      </w:r>
      <w:r>
        <w:rPr>
          <w:rFonts w:ascii="Times New Roman" w:hAnsi="Times New Roman"/>
        </w:rPr>
        <w:t xml:space="preserve">Myran et al. 2025)</w:t>
      </w:r>
      <w:r>
        <w:rPr>
          <w:rFonts w:ascii="Times New Roman" w:hAnsi="Times New Roman"/>
          <w:lang w:val="en-US"/>
        </w:rPr>
        <w:fldChar w:fldCharType="end"/>
      </w:r>
      <w:r>
        <w:rPr>
          <w:rFonts w:ascii="Times New Roman" w:hAnsi="Times New Roman"/>
        </w:rPr>
        <w:t xml:space="preserve">. </w:t>
      </w:r>
      <w:r>
        <w:rPr>
          <w:rFonts w:ascii="Times New Roman" w:hAnsi="Times New Roman"/>
          <w:lang w:val="en-US"/>
        </w:rPr>
        <w:t xml:space="preserve">Among </w:t>
      </w:r>
      <w:r>
        <w:rPr>
          <w:rFonts w:ascii="Times New Roman" w:hAnsi="Times New Roman"/>
          <w:lang w:val="en-US"/>
        </w:rPr>
        <w:t xml:space="preserve">the various manifestations of </w:t>
      </w:r>
      <w:r>
        <w:rPr>
          <w:rFonts w:ascii="Times New Roman" w:hAnsi="Times New Roman"/>
          <w:lang w:val="en-US"/>
        </w:rPr>
        <w:t xml:space="preserve">mental health disorders</w:t>
      </w:r>
      <w:r>
        <w:rPr>
          <w:rFonts w:ascii="Times New Roman" w:hAnsi="Times New Roman"/>
          <w:lang w:val="en-US"/>
        </w:rPr>
        <w:t xml:space="preserve">, disturbances in the sense of self appear to be relatively rare </w:t>
      </w:r>
      <w:r>
        <w:rPr>
          <w:rFonts w:ascii="Times New Roman" w:hAnsi="Times New Roman"/>
          <w:lang w:val="en-US"/>
        </w:rPr>
        <w:t xml:space="preserve">and transient </w:t>
      </w:r>
      <w:r>
        <w:rPr>
          <w:rFonts w:ascii="Times New Roman" w:hAnsi="Times New Roman"/>
          <w:lang w:val="en-US"/>
        </w:rPr>
        <w:t xml:space="preserve">in the general population </w:t>
      </w:r>
      <w:r>
        <w:rPr>
          <w:rFonts w:ascii="Times New Roman" w:hAnsi="Times New Roman"/>
          <w:lang w:val="en-US"/>
        </w:rPr>
        <w:fldChar w:fldCharType="begin"/>
      </w:r>
      <w:r>
        <w:rPr>
          <w:rFonts w:ascii="Times New Roman" w:hAnsi="Times New Roman"/>
          <w:lang w:val="en-US"/>
        </w:rPr>
        <w:instrText xml:space="preserve"> ADDIN ZOTERO_ITEM CSL_CITATION {"citationID":"rZO2D4OL","properties":</w:instrText>
      </w:r>
      <w:r>
        <w:rPr>
          <w:rFonts w:ascii="Times New Roman" w:hAnsi="Times New Roman"/>
          <w:lang w:val="en-US"/>
        </w:rPr>
        <w:instrText xml:space="preserve">{"formattedCitation":"(Michal et al. 2009)","plainCitation":"(Michal et al. 2009)","noteIndex":0},"citationItems":[{"id":12055,"uris":["http://zotero.org/users/980623/items/4ZS42JCX"],"itemData":{"id":12055,"type":"article-journal","abstract":"The survey a</w:instrText>
      </w:r>
      <w:r>
        <w:rPr>
          <w:rFonts w:ascii="Times New Roman" w:hAnsi="Times New Roman"/>
          <w:lang w:val="en-US"/>
        </w:rPr>
        <w:instrText xml:space="preserve">imed to investigate</w:instrText>
      </w:r>
      <w:r>
        <w:rPr>
          <w:rFonts w:ascii="Times New Roman" w:hAnsi="Times New Roman"/>
          <w:lang w:val="en-US"/>
        </w:rPr>
        <w:instrText xml:space="preserve"> t</w:instrText>
      </w:r>
      <w:r>
        <w:rPr>
          <w:rFonts w:ascii="Times New Roman" w:hAnsi="Times New Roman"/>
          <w:lang w:val="en-US"/>
        </w:rPr>
        <w:instrText xml:space="preserve">he prevalence of depersonalization (DP) experiences, its sociodemographic characteristics and its associations with medical conditions, illness behavior, and potential etiologic factors. A representative face-to-face household survey w</w:instrText>
      </w:r>
      <w:r>
        <w:rPr>
          <w:rFonts w:ascii="Times New Roman" w:hAnsi="Times New Roman"/>
          <w:lang w:val="en-US"/>
        </w:rPr>
        <w:instrText xml:space="preserve">as conducted. The sample consists of n = 1,287 participants aged 14 to 90 years. Sociodemographic variables, medical conditions, current mental disorders, health care utilization, and childhood adversities were assessed. A total of 1.9% participants scored</w:instrText>
      </w:r>
      <w:r>
        <w:rPr>
          <w:rFonts w:ascii="Times New Roman" w:hAnsi="Times New Roman"/>
          <w:lang w:val="en-US"/>
        </w:rPr>
        <w:instrText xml:space="preserve"> in the range of cl</w:instrText>
      </w:r>
      <w:r>
        <w:rPr>
          <w:rFonts w:ascii="Times New Roman" w:hAnsi="Times New Roman"/>
          <w:lang w:val="en-US"/>
        </w:rPr>
        <w:instrText xml:space="preserve">in</w:instrText>
      </w:r>
      <w:r>
        <w:rPr>
          <w:rFonts w:ascii="Times New Roman" w:hAnsi="Times New Roman"/>
          <w:lang w:val="en-US"/>
        </w:rPr>
        <w:instrText xml:space="preserve">ically significant DP (DP-C) and 9.7% reported at least some impairment through DP (DP-I). DP-C/DP-I were strongly associated with depression and anxiety. After adjustment for depression and anxiety, DP-C and DP-I were independently as</w:instrText>
      </w:r>
      <w:r>
        <w:rPr>
          <w:rFonts w:ascii="Times New Roman" w:hAnsi="Times New Roman"/>
          <w:lang w:val="en-US"/>
        </w:rPr>
        <w:instrText xml:space="preserve">sociated with hypertension, diabetes mellitus, chronic pulmonary disease, severe pain, and childhood adversities. We conclude that DP is common, it can not be reduced to a negligible variant of depression or anxiety and that more awareness about DP with re</w:instrText>
      </w:r>
      <w:r>
        <w:rPr>
          <w:rFonts w:ascii="Times New Roman" w:hAnsi="Times New Roman"/>
          <w:lang w:val="en-US"/>
        </w:rPr>
        <w:instrText xml:space="preserve">spect to detection </w:instrText>
      </w:r>
      <w:r>
        <w:rPr>
          <w:rFonts w:ascii="Times New Roman" w:hAnsi="Times New Roman"/>
          <w:lang w:val="en-US"/>
        </w:rPr>
        <w:instrText xml:space="preserve">an</w:instrText>
      </w:r>
      <w:r>
        <w:rPr>
          <w:rFonts w:ascii="Times New Roman" w:hAnsi="Times New Roman"/>
          <w:lang w:val="en-US"/>
        </w:rPr>
        <w:instrText xml:space="preserve">d research is urgently required.","container-title":"The Journal of Nervous and Mental Disease","DOI":"10.1097/NMD.0b013e3181aacd94","ISSN":"1539-736X","issue":"7","journalAbbreviation":"J. Nerv. Ment. Dis.","language":"eng","note":"PM</w:instrText>
      </w:r>
      <w:r>
        <w:rPr>
          <w:rFonts w:ascii="Times New Roman" w:hAnsi="Times New Roman"/>
          <w:lang w:val="en-US"/>
        </w:rPr>
        <w:instrText xml:space="preserve">ID: 19597357","page":"499-506","source":"PubMed","title":"Prevalence, correlates, and predictors of depersonalization experiences in the German general population","volume":"197","author":[{"family":"Michal","given":"Matthias"},{"family":"Wiltink","given":</w:instrText>
      </w:r>
      <w:r>
        <w:rPr>
          <w:rFonts w:ascii="Times New Roman" w:hAnsi="Times New Roman"/>
          <w:lang w:val="en-US"/>
        </w:rPr>
        <w:instrText xml:space="preserve">"Jörg"},{"family":"</w:instrText>
      </w:r>
      <w:r>
        <w:rPr>
          <w:rFonts w:ascii="Times New Roman" w:hAnsi="Times New Roman"/>
          <w:lang w:val="en-US"/>
        </w:rPr>
        <w:instrText xml:space="preserve">Su</w:instrText>
      </w:r>
      <w:r>
        <w:rPr>
          <w:rFonts w:ascii="Times New Roman" w:hAnsi="Times New Roman"/>
          <w:lang w:val="en-US"/>
        </w:rPr>
        <w:instrText xml:space="preserve">bic-Wrana","given":"Claudia"},{"family":"Zwerenz","given":"Rüdiger"},{"family":"Tuin","given</w:instrText>
      </w:r>
      <w:r>
        <w:rPr>
          <w:rFonts w:ascii="Times New Roman" w:hAnsi="Times New Roman"/>
          <w:lang w:val="en-US"/>
        </w:rPr>
        <w:instrText xml:space="preserve">":"Inka"},{"family":"Lichy","given":"Marcel"},{"family":"Brähler","given":"Elmar"},{"family":"Beutel","given":"Manfred E."}],"issued":{"date-parts":[["2009",7]]}}}],"schema":"https://github.com/citation-style-language/schema/raw/master/csl-citation.json"}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(Michal et al. 2009)</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but are frequently </w:t>
      </w:r>
      <w:r>
        <w:rPr>
          <w:rFonts w:ascii="Times New Roman" w:hAnsi="Times New Roman"/>
          <w:lang w:val="en-US"/>
        </w:rPr>
        <w:t xml:space="preserve">observed</w:t>
      </w:r>
      <w:r>
        <w:rPr>
          <w:rFonts w:ascii="Times New Roman" w:hAnsi="Times New Roman"/>
          <w:lang w:val="en-US"/>
        </w:rPr>
        <w:t xml:space="preserve"> </w:t>
      </w:r>
      <w:r>
        <w:rPr>
          <w:rFonts w:ascii="Times New Roman" w:hAnsi="Times New Roman"/>
          <w:lang w:val="en-US"/>
        </w:rPr>
        <w:t xml:space="preserve">across a range of</w:t>
      </w:r>
      <w:r>
        <w:rPr>
          <w:rFonts w:ascii="Times New Roman" w:hAnsi="Times New Roman"/>
          <w:lang w:val="en-US"/>
        </w:rPr>
        <w:t xml:space="preserve"> neurological and psychiatric </w:t>
      </w:r>
      <w:r>
        <w:rPr>
          <w:rFonts w:ascii="Times New Roman" w:hAnsi="Times New Roman"/>
          <w:lang w:val="en-US"/>
        </w:rPr>
        <w:t xml:space="preserve">conditions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w:instrText>
      </w:r>
      <w:r>
        <w:rPr>
          <w:rFonts w:ascii="Times New Roman" w:hAnsi="Times New Roman"/>
          <w:lang w:val="en-US"/>
        </w:rPr>
        <w:instrText xml:space="preserve">"citationID":"cFSZ4</w:instrText>
      </w:r>
      <w:r>
        <w:rPr>
          <w:rFonts w:ascii="Times New Roman" w:hAnsi="Times New Roman"/>
          <w:lang w:val="en-US"/>
        </w:rPr>
        <w:instrText xml:space="preserve">Nv</w:instrText>
      </w:r>
      <w:r>
        <w:rPr>
          <w:rFonts w:ascii="Times New Roman" w:hAnsi="Times New Roman"/>
          <w:lang w:val="en-US"/>
        </w:rPr>
        <w:instrText xml:space="preserve">p","properties":{"formattedCitation":"(Dieguez and Lopez 2017; Hunter et al. 2004; Ronchi et al. 2018)","plainCitation":"(Dieguez and Lopez 2017; Hunter et al. 2004; Ronchi et al. 2018)","noteIndex":0},"citationItems":[{"id":12372,"uri</w:instrText>
      </w:r>
      <w:r>
        <w:rPr>
          <w:rFonts w:ascii="Times New Roman" w:hAnsi="Times New Roman"/>
          <w:lang w:val="en-US"/>
        </w:rPr>
        <w:instrText xml:space="preserve">s":["http://zotero.org/users/980623/items/CDX6RJRZ"],"itemData":{"id":12372,"type":"article-journal","abstract":"This review article summarizes neuropsychological descriptions of abnormal body representations in brain-damaged patients and recent neuroscien</w:instrText>
      </w:r>
      <w:r>
        <w:rPr>
          <w:rFonts w:ascii="Times New Roman" w:hAnsi="Times New Roman"/>
          <w:lang w:val="en-US"/>
        </w:rPr>
        <w:instrText xml:space="preserve">tific investigation</w:instrText>
      </w:r>
      <w:r>
        <w:rPr>
          <w:rFonts w:ascii="Times New Roman" w:hAnsi="Times New Roman"/>
          <w:lang w:val="en-US"/>
        </w:rPr>
        <w:instrText xml:space="preserve">s </w:instrText>
      </w:r>
      <w:r>
        <w:rPr>
          <w:rFonts w:ascii="Times New Roman" w:hAnsi="Times New Roman"/>
          <w:lang w:val="en-US"/>
        </w:rPr>
        <w:instrText xml:space="preserve">of their sensorimotor underpinnings in healthy participants. The first part of the article describes unilateral disorders of the bodily self, such as asomatognosia, feelings of amputation, supernumerary phantom limbs and somatoparaphre</w:instrText>
      </w:r>
      <w:r>
        <w:rPr>
          <w:rFonts w:ascii="Times New Roman" w:hAnsi="Times New Roman"/>
          <w:lang w:val="en-US"/>
        </w:rPr>
        <w:instrText xml:space="preserve">nia, as well as descriptions of non-lateralized disorders of the bodily self, including Alice in Wonderland syndrome and autoscopic hallucinations. Because the sensorimotor mechanisms of these disorders are unclear, we focus on clinical descriptions and in</w:instrText>
      </w:r>
      <w:r>
        <w:rPr>
          <w:rFonts w:ascii="Times New Roman" w:hAnsi="Times New Roman"/>
          <w:lang w:val="en-US"/>
        </w:rPr>
        <w:instrText xml:space="preserve">sist on the importa</w:instrText>
      </w:r>
      <w:r>
        <w:rPr>
          <w:rFonts w:ascii="Times New Roman" w:hAnsi="Times New Roman"/>
          <w:lang w:val="en-US"/>
        </w:rPr>
        <w:instrText xml:space="preserve">nc</w:instrText>
      </w:r>
      <w:r>
        <w:rPr>
          <w:rFonts w:ascii="Times New Roman" w:hAnsi="Times New Roman"/>
          <w:lang w:val="en-US"/>
        </w:rPr>
        <w:instrText xml:space="preserve">e of reporting clinical cases to better understand the full range of bodily disorders encountered in neurological diseases. The second part of the article presents the advantages of merging neuroscientific approaches of the bodily self</w:instrText>
      </w:r>
      <w:r>
        <w:rPr>
          <w:rFonts w:ascii="Times New Roman" w:hAnsi="Times New Roman"/>
          <w:lang w:val="en-US"/>
        </w:rPr>
        <w:instrText xml:space="preserve"> with immersive virtual reality, robotics and neuroprosthetics to foster the understanding of the multisensory, motor and neural mechanisms of bodily representations.","container-title":"Annals of Physical and Rehabilitation Medicine","DOI":"10.1016/j.reha</w:instrText>
      </w:r>
      <w:r>
        <w:rPr>
          <w:rFonts w:ascii="Times New Roman" w:hAnsi="Times New Roman"/>
          <w:lang w:val="en-US"/>
        </w:rPr>
        <w:instrText xml:space="preserve">b.2016.04.007","ISS</w:instrText>
      </w:r>
      <w:r>
        <w:rPr>
          <w:rFonts w:ascii="Times New Roman" w:hAnsi="Times New Roman"/>
          <w:lang w:val="en-US"/>
        </w:rPr>
        <w:instrText xml:space="preserve">N"</w:instrText>
      </w:r>
      <w:r>
        <w:rPr>
          <w:rFonts w:ascii="Times New Roman" w:hAnsi="Times New Roman"/>
          <w:lang w:val="en-US"/>
        </w:rPr>
        <w:instrText xml:space="preserve">:"1877-0665","issue":"3","journalAbbreviation":"Ann Phys Rehabil Med","language":"eng","note":"PMID: 27318928","page":"198-207","source":"PubMed","title":"The bodily self: Insights from clinical and experimental research","title-short"</w:instrText>
      </w:r>
      <w:r>
        <w:rPr>
          <w:rFonts w:ascii="Times New Roman" w:hAnsi="Times New Roman"/>
          <w:lang w:val="en-US"/>
        </w:rPr>
        <w:instrText xml:space="preserve">:"The bodily self","volume":"60","author":[{"family":"Dieguez","given":"Sebastian"},{"family":"Lopez","given":"Christophe"}],"issued":{"date-parts":[["2017",6]]}},"label":"page"},{"id":12323,"uris":["http://zotero.org/users/980623/items/L6WDKRRV"],"itemDat</w:instrText>
      </w:r>
      <w:r>
        <w:rPr>
          <w:rFonts w:ascii="Times New Roman" w:hAnsi="Times New Roman"/>
          <w:lang w:val="en-US"/>
        </w:rPr>
        <w:instrText xml:space="preserve">a":{"id":12323,"typ</w:instrText>
      </w:r>
      <w:r>
        <w:rPr>
          <w:rFonts w:ascii="Times New Roman" w:hAnsi="Times New Roman"/>
          <w:lang w:val="en-US"/>
        </w:rPr>
        <w:instrText xml:space="preserve">e"</w:instrText>
      </w:r>
      <w:r>
        <w:rPr>
          <w:rFonts w:ascii="Times New Roman" w:hAnsi="Times New Roman"/>
          <w:lang w:val="en-US"/>
        </w:rPr>
        <w:instrText xml:space="preserve">:"article-journal","abstract":"BACKGROUND: Symptoms of depersonalisation (DP) and derealisation (DR) are increasingly recognised in both clinical and non-clinical settings, but their importance and underlying pathophysiology is only no</w:instrText>
      </w:r>
      <w:r>
        <w:rPr>
          <w:rFonts w:ascii="Times New Roman" w:hAnsi="Times New Roman"/>
          <w:lang w:val="en-US"/>
        </w:rPr>
        <w:instrText xml:space="preserve">w being addressed.\nMETHODS: This paper is a systematic review of the current state of knowledge about the prevalence of depersonalisation and derealisation using computerised databases and citation searches. All potential studies were examined and numeric</w:instrText>
      </w:r>
      <w:r>
        <w:rPr>
          <w:rFonts w:ascii="Times New Roman" w:hAnsi="Times New Roman"/>
          <w:lang w:val="en-US"/>
        </w:rPr>
        <w:instrText xml:space="preserve">al data included. T</w:instrText>
      </w:r>
      <w:r>
        <w:rPr>
          <w:rFonts w:ascii="Times New Roman" w:hAnsi="Times New Roman"/>
          <w:lang w:val="en-US"/>
        </w:rPr>
        <w:instrText xml:space="preserve">hr</w:instrText>
      </w:r>
      <w:r>
        <w:rPr>
          <w:rFonts w:ascii="Times New Roman" w:hAnsi="Times New Roman"/>
          <w:lang w:val="en-US"/>
        </w:rPr>
        <w:instrText xml:space="preserve">ee categories of study are reviewed: questionnaire and interview surveys of selected student and non-clinical samples; population-based community surveys using standardised diagnostic interviews; and clinical surveys of depersonalisati</w:instrText>
      </w:r>
      <w:r>
        <w:rPr>
          <w:rFonts w:ascii="Times New Roman" w:hAnsi="Times New Roman"/>
          <w:lang w:val="en-US"/>
        </w:rPr>
        <w:instrText xml:space="preserve">on/derealisation symptoms occurring within inpatients with psychiatric disorders. In addition, we present newly analysed data of the prevalence of depersonalisation/derealisation from five large population-based studies.\nRESULTS: Epidemiological surveys d</w:instrText>
      </w:r>
      <w:r>
        <w:rPr>
          <w:rFonts w:ascii="Times New Roman" w:hAnsi="Times New Roman"/>
          <w:lang w:val="en-US"/>
        </w:rPr>
        <w:instrText xml:space="preserve">emonstrate that tra</w:instrText>
      </w:r>
      <w:r>
        <w:rPr>
          <w:rFonts w:ascii="Times New Roman" w:hAnsi="Times New Roman"/>
          <w:lang w:val="en-US"/>
        </w:rPr>
        <w:instrText xml:space="preserve">ns</w:instrText>
      </w:r>
      <w:r>
        <w:rPr>
          <w:rFonts w:ascii="Times New Roman" w:hAnsi="Times New Roman"/>
          <w:lang w:val="en-US"/>
        </w:rPr>
        <w:instrText xml:space="preserve">ient symptoms of depersonalisation/derealisation in the general population are common, with a lifetime prevalence rate of between 26 and 74% and between 31 and 66% at the time of a traumatic event. Community surveys employing standardi</w:instrText>
      </w:r>
      <w:r>
        <w:rPr>
          <w:rFonts w:ascii="Times New Roman" w:hAnsi="Times New Roman"/>
          <w:lang w:val="en-US"/>
        </w:rPr>
        <w:instrText xml:space="preserve">sed diagnostic interviews reveal rates of between 1.2 and 1.7 % for one month prevalence in a UK sample and a 2.4% current prevalence rate in a Canadian sample. Current prevalence rates in samples of consecutive inpatient admissions are reported between 1 </w:instrText>
      </w:r>
      <w:r>
        <w:rPr>
          <w:rFonts w:ascii="Times New Roman" w:hAnsi="Times New Roman"/>
          <w:lang w:val="en-US"/>
        </w:rPr>
        <w:instrText xml:space="preserve">and 16%, although s</w:instrText>
      </w:r>
      <w:r>
        <w:rPr>
          <w:rFonts w:ascii="Times New Roman" w:hAnsi="Times New Roman"/>
          <w:lang w:val="en-US"/>
        </w:rPr>
        <w:instrText xml:space="preserve">cr</w:instrText>
      </w:r>
      <w:r>
        <w:rPr>
          <w:rFonts w:ascii="Times New Roman" w:hAnsi="Times New Roman"/>
          <w:lang w:val="en-US"/>
        </w:rPr>
        <w:instrText xml:space="preserve">eening measures employed may have resulted in these being an underestimate. Prevalence rates in clinical samples of specific psychiatric disorders vary between 30% of war veterans with PTSD and 60% of those with unipolar depression. Th</w:instrText>
      </w:r>
      <w:r>
        <w:rPr>
          <w:rFonts w:ascii="Times New Roman" w:hAnsi="Times New Roman"/>
          <w:lang w:val="en-US"/>
        </w:rPr>
        <w:instrText xml:space="preserve">ere is a high prevalence within panic disorder with rates varying from 7.8 to 82.6%.\nDISCUSSION: DP and DR symptoms are common in normal and psychiatric populations, but prevalence estimates are hampered by inconsistent definitions and the use of variable</w:instrText>
      </w:r>
      <w:r>
        <w:rPr>
          <w:rFonts w:ascii="Times New Roman" w:hAnsi="Times New Roman"/>
          <w:lang w:val="en-US"/>
        </w:rPr>
        <w:instrText xml:space="preserve"> time-frames. Popul</w:instrText>
      </w:r>
      <w:r>
        <w:rPr>
          <w:rFonts w:ascii="Times New Roman" w:hAnsi="Times New Roman"/>
          <w:lang w:val="en-US"/>
        </w:rPr>
        <w:instrText xml:space="preserve">at</w:instrText>
      </w:r>
      <w:r>
        <w:rPr>
          <w:rFonts w:ascii="Times New Roman" w:hAnsi="Times New Roman"/>
          <w:lang w:val="en-US"/>
        </w:rPr>
        <w:instrText xml:space="preserve">ion-based surveys using diagnostic interviews yield prevalence rates of clinically significant DP/DR in the region of 1-2%. Surveys of clinical populations in which common screening and assessment instruments were used also yield consi</w:instrText>
      </w:r>
      <w:r>
        <w:rPr>
          <w:rFonts w:ascii="Times New Roman" w:hAnsi="Times New Roman"/>
          <w:lang w:val="en-US"/>
        </w:rPr>
        <w:instrText xml:space="preserve">stently high prevalence rates. The use of reliable diagnostic assessments and rating scales is needed. The relationship between DP/DR and certain other psychiatric disorders (e. g. panic) suggests possible common pathophysiological or aetiological factors.</w:instrText>
      </w:r>
      <w:r>
        <w:rPr>
          <w:rFonts w:ascii="Times New Roman" w:hAnsi="Times New Roman"/>
          <w:lang w:val="en-US"/>
        </w:rPr>
        <w:instrText xml:space="preserve">","container-title"</w:instrText>
      </w:r>
      <w:r>
        <w:rPr>
          <w:rFonts w:ascii="Times New Roman" w:hAnsi="Times New Roman"/>
          <w:lang w:val="en-US"/>
        </w:rPr>
        <w:instrText xml:space="preserve">:"</w:instrText>
      </w:r>
      <w:r>
        <w:rPr>
          <w:rFonts w:ascii="Times New Roman" w:hAnsi="Times New Roman"/>
          <w:lang w:val="en-US"/>
        </w:rPr>
        <w:instrText xml:space="preserve">Social Psychiatry and Psychiatric Epidemiology","DOI":"10.1007/s00127-004-0701-4","ISSN":"0933-7954","issue":"1","journalAbbreviation":"Soc Psychiatry Psychiatr Epidemiol","language":"eng","note":"PMID: 15022041","page":"9-18","source"</w:instrText>
      </w:r>
      <w:r>
        <w:rPr>
          <w:rFonts w:ascii="Times New Roman" w:hAnsi="Times New Roman"/>
          <w:lang w:val="en-US"/>
        </w:rPr>
        <w:instrText xml:space="preserve">:"PubMed","title":"The epidemiology of depersonalisation and derealisation. A systematic review","volume":"39","author":[{"family":"Hunter","given":"E. C. M."},{"family":"Sierra","given":"M."},{"family":"David","given":"A. S."}],"issued":{"date-parts":[["2</w:instrText>
      </w:r>
      <w:r>
        <w:rPr>
          <w:rFonts w:ascii="Times New Roman" w:hAnsi="Times New Roman"/>
          <w:lang w:val="en-US"/>
        </w:rPr>
        <w:instrText xml:space="preserve">004",1]]}},"label":</w:instrText>
      </w:r>
      <w:r>
        <w:rPr>
          <w:rFonts w:ascii="Times New Roman" w:hAnsi="Times New Roman"/>
          <w:lang w:val="en-US"/>
        </w:rPr>
        <w:instrText xml:space="preserve">"p</w:instrText>
      </w:r>
      <w:r>
        <w:rPr>
          <w:rFonts w:ascii="Times New Roman" w:hAnsi="Times New Roman"/>
          <w:lang w:val="en-US"/>
        </w:rPr>
        <w:instrText xml:space="preserve">age"},{"id":13679,"uris":["http://zotero.org/users/980623/items/CHQSKA7F"],"itemData":{"id":13679,"type":"chapter","abstract":"Research in clinical and human neuroscience indicates that important brain mechanisms of self-consciousness </w:instrText>
      </w:r>
      <w:r>
        <w:rPr>
          <w:rFonts w:ascii="Times New Roman" w:hAnsi="Times New Roman"/>
          <w:lang w:val="en-US"/>
        </w:rPr>
        <w:instrText xml:space="preserve">are based on the integration of multisensory bodily signals (i.e., bodily self-consciousness: BSC), including signals coming from outside our body (i.e., exteroceptive signals, such as tactile, auditory, and visual information) and the inside of our body (</w:instrText>
      </w:r>
      <w:r>
        <w:rPr>
          <w:rFonts w:ascii="Times New Roman" w:hAnsi="Times New Roman"/>
          <w:lang w:val="en-US"/>
        </w:rPr>
        <w:instrText xml:space="preserve">i.e., interoceptive</w:instrText>
      </w:r>
      <w:r>
        <w:rPr>
          <w:rFonts w:ascii="Times New Roman" w:hAnsi="Times New Roman"/>
          <w:lang w:val="en-US"/>
        </w:rPr>
        <w:instrText xml:space="preserve"> s</w:instrText>
      </w:r>
      <w:r>
        <w:rPr>
          <w:rFonts w:ascii="Times New Roman" w:hAnsi="Times New Roman"/>
          <w:lang w:val="en-US"/>
        </w:rPr>
        <w:instrText xml:space="preserve">ignals). In this chapter, we discuss selected behavioral and neuroimaging studies about how multisensory integration generates and modulates BSC in humans, with particular relevance to parietal mechanisms. We then review the neurology </w:instrText>
      </w:r>
      <w:r>
        <w:rPr>
          <w:rFonts w:ascii="Times New Roman" w:hAnsi="Times New Roman"/>
          <w:lang w:val="en-US"/>
        </w:rPr>
        <w:instrText xml:space="preserve">of disorders of BSC after acquired brain damage or dysfunction, ranging from body attentional disorders to delusional and illusory deficits about the patient's own body, associated with a breakdown of the link between the body and the self.","collection-ti</w:instrText>
      </w:r>
      <w:r>
        <w:rPr>
          <w:rFonts w:ascii="Times New Roman" w:hAnsi="Times New Roman"/>
          <w:lang w:val="en-US"/>
        </w:rPr>
        <w:instrText xml:space="preserve">tle":"The Parietal </w:instrText>
      </w:r>
      <w:r>
        <w:rPr>
          <w:rFonts w:ascii="Times New Roman" w:hAnsi="Times New Roman"/>
          <w:lang w:val="en-US"/>
        </w:rPr>
        <w:instrText xml:space="preserve">Lo</w:instrText>
      </w:r>
      <w:r>
        <w:rPr>
          <w:rFonts w:ascii="Times New Roman" w:hAnsi="Times New Roman"/>
          <w:lang w:val="en-US"/>
        </w:rPr>
        <w:instrText xml:space="preserve">be","container-title":"Handbook of Clinical Neurology","note":"DOI: 10.1016/B978-0-444-63622-5.00015-2","page":"313-330","publisher":"Elsevier","source":"ScienceDirect","title":"Chapter 15 - Bodily self-consciousness and its disorders"</w:instrText>
      </w:r>
      <w:r>
        <w:rPr>
          <w:rFonts w:ascii="Times New Roman" w:hAnsi="Times New Roman"/>
          <w:lang w:val="en-US"/>
        </w:rPr>
        <w:instrText xml:space="preserve">,"URL":"https://www.sciencedirect.com/science/article/pii/B9780444636225000152","volume":"151","author":[{"family":"Ronchi","given":"Roberta"},{"family":"Park","given":"Hyeong-Dong"},{"family":"Blanke","given":"Olaf"}],"editor":[{"family":"Vallar","given":</w:instrText>
      </w:r>
      <w:r>
        <w:rPr>
          <w:rFonts w:ascii="Times New Roman" w:hAnsi="Times New Roman"/>
          <w:lang w:val="en-US"/>
        </w:rPr>
        <w:instrText xml:space="preserve">"Giuseppe"},{"famil</w:instrText>
      </w:r>
      <w:r>
        <w:rPr>
          <w:rFonts w:ascii="Times New Roman" w:hAnsi="Times New Roman"/>
          <w:lang w:val="en-US"/>
        </w:rPr>
        <w:instrText xml:space="preserve">y"</w:instrText>
      </w:r>
      <w:r>
        <w:rPr>
          <w:rFonts w:ascii="Times New Roman" w:hAnsi="Times New Roman"/>
          <w:lang w:val="en-US"/>
        </w:rPr>
        <w:instrText xml:space="preserve">:"Coslett","given":"H. Branch"}],"accessed":{"date-parts":[["2025",5,22]]},"issued":{"date-parts":[["2018",1,1]]}},"label":"page"}],"schema":"https://github.com/citation-style-language/schema/raw/master/csl-citation.json"}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(Dieguez and Lopez 2017; Hunter et al. 2004; Ronchi et al. 2018)</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t xml:space="preserve">Disturbances</w:t>
      </w:r>
      <w:r>
        <w:rPr>
          <w:rFonts w:ascii="Times New Roman" w:hAnsi="Times New Roman"/>
          <w:lang w:val="en-US"/>
        </w:rPr>
        <w:t xml:space="preserve"> in the sense of self may involve altered perception of reality, leading to sensations of dissolution, </w:t>
      </w:r>
      <w:r>
        <w:rPr>
          <w:rFonts w:ascii="Times New Roman" w:hAnsi="Times New Roman"/>
          <w:lang w:val="en-US"/>
        </w:rPr>
        <w:t xml:space="preserve">fragmentation, duplication</w:t>
      </w:r>
      <w:r>
        <w:rPr>
          <w:rFonts w:ascii="Times New Roman" w:hAnsi="Times New Roman"/>
          <w:lang w:val="en-US"/>
        </w:rPr>
        <w:t xml:space="preserve"> of the self</w:t>
      </w:r>
      <w:r>
        <w:rPr>
          <w:rFonts w:ascii="Times New Roman" w:hAnsi="Times New Roman"/>
          <w:lang w:val="en-US"/>
        </w:rPr>
        <w:t xml:space="preserve">, </w:t>
      </w:r>
      <w:r>
        <w:rPr>
          <w:rFonts w:ascii="Times New Roman" w:hAnsi="Times New Roman"/>
          <w:lang w:val="en-US"/>
        </w:rPr>
        <w:t xml:space="preserve">or detachment from the self. These experience</w:t>
      </w:r>
      <w:r>
        <w:rPr>
          <w:rFonts w:ascii="Times New Roman" w:hAnsi="Times New Roman"/>
          <w:lang w:val="en-US"/>
        </w:rPr>
        <w:t xml:space="preserve">s may </w:t>
      </w:r>
      <w:r>
        <w:rPr>
          <w:rFonts w:ascii="Times New Roman" w:hAnsi="Times New Roman"/>
          <w:lang w:val="en-US"/>
        </w:rPr>
        <w:t xml:space="preserve">also </w:t>
      </w:r>
      <w:r>
        <w:rPr>
          <w:rFonts w:ascii="Times New Roman" w:hAnsi="Times New Roman"/>
          <w:lang w:val="en-US"/>
        </w:rPr>
        <w:t xml:space="preserve">include </w:t>
      </w:r>
      <w:r>
        <w:rPr>
          <w:rFonts w:ascii="Times New Roman" w:hAnsi="Times New Roman"/>
          <w:lang w:val="en-US"/>
        </w:rPr>
        <w:t xml:space="preserve">a </w:t>
      </w:r>
      <w:r>
        <w:rPr>
          <w:rFonts w:ascii="Times New Roman" w:hAnsi="Times New Roman"/>
          <w:lang w:val="en-US"/>
        </w:rPr>
        <w:t xml:space="preserve">reduced</w:t>
      </w:r>
      <w:r>
        <w:rPr>
          <w:rFonts w:ascii="Times New Roman" w:hAnsi="Times New Roman"/>
          <w:lang w:val="en-US"/>
        </w:rPr>
        <w:t xml:space="preserve"> sense of agency over one’s thoughts and actions. Such phenomena are core features of </w:t>
      </w:r>
      <w:r>
        <w:rPr>
          <w:rFonts w:ascii="Times New Roman" w:hAnsi="Times New Roman"/>
          <w:lang w:val="en-US"/>
        </w:rPr>
        <w:t xml:space="preserve">depersonalization-derealization (</w:t>
      </w:r>
      <w:r>
        <w:rPr>
          <w:rFonts w:ascii="Times New Roman" w:hAnsi="Times New Roman"/>
          <w:lang w:val="en-US"/>
        </w:rPr>
        <w:t xml:space="preserve">DD</w:t>
      </w:r>
      <w:r>
        <w:rPr>
          <w:rFonts w:ascii="Times New Roman" w:hAnsi="Times New Roman"/>
          <w:lang w:val="en-US"/>
        </w:rPr>
        <w:t xml:space="preserve">)</w:t>
      </w:r>
      <w:r>
        <w:rPr>
          <w:rFonts w:ascii="Times New Roman" w:hAnsi="Times New Roman"/>
          <w:lang w:val="en-US"/>
        </w:rPr>
        <w:t xml:space="preserve"> disorders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{"citationID":"aSnCrcSc","properties":{"formattedCitation":"(Simeon et al. 2003; Simeon and Abugel 2006)","plainCitati</w:instrText>
      </w:r>
      <w:r>
        <w:rPr>
          <w:rFonts w:ascii="Times New Roman" w:hAnsi="Times New Roman"/>
          <w:lang w:val="en-US"/>
        </w:rPr>
        <w:instrText xml:space="preserve">on":"(Simeon et al. 2003; Simeon and Abugel 2006)","noteIndex":0},"citationItems":[{"id":790,"uris":["http://zotero.org/users/980623/items/8792SMWK"],"itemData":{"id":790,"type":"article-journal","abs</w:instrText>
      </w:r>
      <w:r>
        <w:rPr>
          <w:rFonts w:ascii="Times New Roman" w:hAnsi="Times New Roman"/>
          <w:lang w:val="en-US"/>
        </w:rPr>
        <w:instrText xml:space="preserve">tract":"BACKGROUND:</w:instrText>
      </w:r>
      <w:r>
        <w:rPr>
          <w:rFonts w:ascii="Times New Roman" w:hAnsi="Times New Roman"/>
          <w:lang w:val="en-US"/>
        </w:rPr>
        <w:instrText xml:space="preserve"> Despite a surge of interest and lite</w:instrText>
      </w:r>
      <w:r>
        <w:rPr>
          <w:rFonts w:ascii="Times New Roman" w:hAnsi="Times New Roman"/>
          <w:lang w:val="en-US"/>
        </w:rPr>
        <w:instrText xml:space="preserve">rature on depersonalization disorder in recent years, a large series of individuals with the disorder has not been described to date. In this report, we systematically elucidate the phenomenology, precipitants, antecedents, comorbidity, and treatment histo</w:instrText>
      </w:r>
      <w:r>
        <w:rPr>
          <w:rFonts w:ascii="Times New Roman" w:hAnsi="Times New Roman"/>
          <w:lang w:val="en-US"/>
        </w:rPr>
        <w:instrText xml:space="preserve">ry in such a series. METHOD: 117 adult subjects with depersonalization disorder (DSM-III-R/DSM-IV criteria) consecutively recruited to a number of depersonalization disorder research studies were admi</w:instrText>
      </w:r>
      <w:r>
        <w:rPr>
          <w:rFonts w:ascii="Times New Roman" w:hAnsi="Times New Roman"/>
          <w:lang w:val="en-US"/>
        </w:rPr>
        <w:instrText xml:space="preserve">nistered structured</w:instrText>
      </w:r>
      <w:r>
        <w:rPr>
          <w:rFonts w:ascii="Times New Roman" w:hAnsi="Times New Roman"/>
          <w:lang w:val="en-US"/>
        </w:rPr>
        <w:instrText xml:space="preserve"> and semistructured diagnostic interv</w:instrText>
      </w:r>
      <w:r>
        <w:rPr>
          <w:rFonts w:ascii="Times New Roman" w:hAnsi="Times New Roman"/>
          <w:lang w:val="en-US"/>
        </w:rPr>
        <w:instrText xml:space="preserve">iews and the Dissociative Experiences Scale. Data were gathered from 1994 to 2000. RESULTS: The illness had an approximately 1:1 gender ratio with onset around 16 years of age. The course was typically chronic and often continuous. Illness characteristics </w:instrText>
      </w:r>
      <w:r>
        <w:rPr>
          <w:rFonts w:ascii="Times New Roman" w:hAnsi="Times New Roman"/>
          <w:lang w:val="en-US"/>
        </w:rPr>
        <w:instrText xml:space="preserve">such as onset, duration, and course were not associated with symptom severity. Mood, anxiety, and personality disorders were frequently comorbid, but none predicted depersonalization severity. The mos</w:instrText>
      </w:r>
      <w:r>
        <w:rPr>
          <w:rFonts w:ascii="Times New Roman" w:hAnsi="Times New Roman"/>
          <w:lang w:val="en-US"/>
        </w:rPr>
        <w:instrText xml:space="preserve">t common immediate </w:instrText>
      </w:r>
      <w:r>
        <w:rPr>
          <w:rFonts w:ascii="Times New Roman" w:hAnsi="Times New Roman"/>
          <w:lang w:val="en-US"/>
        </w:rPr>
        <w:instrText xml:space="preserve">precipitants of the disorder were sev</w:instrText>
      </w:r>
      <w:r>
        <w:rPr>
          <w:rFonts w:ascii="Times New Roman" w:hAnsi="Times New Roman"/>
          <w:lang w:val="en-US"/>
        </w:rPr>
        <w:instrText xml:space="preserve">ere stress, depression, panic, marijuana ingestion, and hallucinogen ingestion, and none of these predicted symptom severity. Negative affects, stress, perceived threatening social interaction, and unfamiliar environments were some of the more common facto</w:instrText>
      </w:r>
      <w:r>
        <w:rPr>
          <w:rFonts w:ascii="Times New Roman" w:hAnsi="Times New Roman"/>
          <w:lang w:val="en-US"/>
        </w:rPr>
        <w:instrText xml:space="preserve">rs leading to symptom exacerbation. Conversely, comforting interpersonal interactions, intense emotional or physical stimulation, and relaxation tended to diminish symptom intensity. There were no sig</w:instrText>
      </w:r>
      <w:r>
        <w:rPr>
          <w:rFonts w:ascii="Times New Roman" w:hAnsi="Times New Roman"/>
          <w:lang w:val="en-US"/>
        </w:rPr>
        <w:instrText xml:space="preserve">nificant gender dif</w:instrText>
      </w:r>
      <w:r>
        <w:rPr>
          <w:rFonts w:ascii="Times New Roman" w:hAnsi="Times New Roman"/>
          <w:lang w:val="en-US"/>
        </w:rPr>
        <w:instrText xml:space="preserve">ferences in the clinical features of </w:instrText>
      </w:r>
      <w:r>
        <w:rPr>
          <w:rFonts w:ascii="Times New Roman" w:hAnsi="Times New Roman"/>
          <w:lang w:val="en-US"/>
        </w:rPr>
        <w:instrText xml:space="preserve">the disorder. In this sample, depersonalization tended to be refractory to various medication and psychotherapy treatments. CONCLUSION: The characteristics of depersonalization disorder found in this sample, the largest described to date, are in good accor</w:instrText>
      </w:r>
      <w:r>
        <w:rPr>
          <w:rFonts w:ascii="Times New Roman" w:hAnsi="Times New Roman"/>
          <w:lang w:val="en-US"/>
        </w:rPr>
        <w:instrText xml:space="preserve">d with previous literature. The study highlights the need for novel therapeutic approaches to treat depersonalization disorder. Novel medication classes, as well as novel psychotherapeutic techniques </w:instrText>
      </w:r>
      <w:r>
        <w:rPr>
          <w:rFonts w:ascii="Times New Roman" w:hAnsi="Times New Roman"/>
          <w:lang w:val="en-US"/>
        </w:rPr>
        <w:instrText xml:space="preserve">that build on the r</w:instrText>
      </w:r>
      <w:r>
        <w:rPr>
          <w:rFonts w:ascii="Times New Roman" w:hAnsi="Times New Roman"/>
          <w:lang w:val="en-US"/>
        </w:rPr>
        <w:instrText xml:space="preserve">eported symptom fluctuation factors, </w:instrText>
      </w:r>
      <w:r>
        <w:rPr>
          <w:rFonts w:ascii="Times New Roman" w:hAnsi="Times New Roman"/>
          <w:lang w:val="en-US"/>
        </w:rPr>
        <w:instrText xml:space="preserve">may prove helpful in the future.","container-title":"J Clin Psychiatry","note":"9","page":"990-7","title":"Feeling unreal: a depersonalization disorder update of 117 cases","title-short":"Feeling unreal: a depersonalization disorder update of 117 cases","v</w:instrText>
      </w:r>
      <w:r>
        <w:rPr>
          <w:rFonts w:ascii="Times New Roman" w:hAnsi="Times New Roman"/>
          <w:lang w:val="en-US"/>
        </w:rPr>
        <w:instrText xml:space="preserve">olume":"64","author":[{"family":"Simeon","given":"D."},{"family":"Knutelska","given":"M."},{"family":"Nelson","given":"D."},{"family":"Guralnik","given":"O."}],"issued":{"date-parts":[["2003"]]}},"lab</w:instrText>
      </w:r>
      <w:r>
        <w:rPr>
          <w:rFonts w:ascii="Times New Roman" w:hAnsi="Times New Roman"/>
          <w:lang w:val="en-US"/>
        </w:rPr>
        <w:instrText xml:space="preserve">el":"page"},{"id":8</w:instrText>
      </w:r>
      <w:r>
        <w:rPr>
          <w:rFonts w:ascii="Times New Roman" w:hAnsi="Times New Roman"/>
          <w:lang w:val="en-US"/>
        </w:rPr>
        <w:instrText xml:space="preserve">825,"uris":["http://zotero.org/users/</w:instrText>
      </w:r>
      <w:r>
        <w:rPr>
          <w:rFonts w:ascii="Times New Roman" w:hAnsi="Times New Roman"/>
          <w:lang w:val="en-US"/>
        </w:rPr>
        <w:instrText xml:space="preserve">980623/items/ZCGM4AMH"],"itemData":{"id":8825,"type":"book","event-place":"New York","publisher":"Oxford University Press","publisher-place":"New York","title":"Feeling unreal. Depersonalization disorder and the loss of the self","author":[{"family":"Simeo</w:instrText>
      </w:r>
      <w:r>
        <w:rPr>
          <w:rFonts w:ascii="Times New Roman" w:hAnsi="Times New Roman"/>
          <w:lang w:val="en-US"/>
        </w:rPr>
        <w:instrText xml:space="preserve">n","given":"D."},{"family":"Abugel","given":"J."}],"issued":{"date-parts":[["2006"]]}},"label":"page"}],"schema":"https://github.com/citation-style-language/schema/raw/master/csl-citation.json"}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(Sim</w:t>
      </w:r>
      <w:r>
        <w:rPr>
          <w:rFonts w:ascii="Times New Roman" w:hAnsi="Times New Roman"/>
          <w:lang w:val="en-US"/>
        </w:rPr>
        <w:t xml:space="preserve">eon et al. 2003; Si</w:t>
      </w:r>
      <w:r>
        <w:rPr>
          <w:rFonts w:ascii="Times New Roman" w:hAnsi="Times New Roman"/>
          <w:lang w:val="en-US"/>
        </w:rPr>
        <w:t xml:space="preserve">meon and Abugel 2006)</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and are also encountered in psychotic disorders (e.g., schizophrenia</w:t>
      </w:r>
      <w:r>
        <w:rPr>
          <w:rFonts w:ascii="Times New Roman" w:hAnsi="Times New Roman"/>
          <w:lang w:val="en-US"/>
        </w:rPr>
        <w:t xml:space="preserve">; 1 reference</w:t>
      </w:r>
      <w:r>
        <w:rPr>
          <w:rFonts w:ascii="Times New Roman" w:hAnsi="Times New Roman"/>
          <w:lang w:val="en-US"/>
        </w:rPr>
        <w:t xml:space="preserve">), neurodegenerative diseases (e.g., Alzheimer’s disease, Lewy body dementia</w:t>
      </w:r>
      <w:r>
        <w:rPr>
          <w:rFonts w:ascii="Times New Roman" w:hAnsi="Times New Roman"/>
          <w:lang w:val="en-US"/>
        </w:rPr>
        <w:t xml:space="preserve">; 1 reference</w:t>
      </w:r>
      <w:r>
        <w:rPr>
          <w:rFonts w:ascii="Times New Roman" w:hAnsi="Times New Roman"/>
          <w:lang w:val="en-US"/>
        </w:rPr>
        <w:t xml:space="preserve">), </w:t>
      </w:r>
      <w:r>
        <w:rPr>
          <w:rFonts w:ascii="Times New Roman" w:hAnsi="Times New Roman"/>
          <w:lang w:val="en-US"/>
        </w:rPr>
        <w:t xml:space="preserve">as well as in</w:t>
      </w:r>
      <w:r>
        <w:rPr>
          <w:rFonts w:ascii="Times New Roman" w:hAnsi="Times New Roman"/>
          <w:lang w:val="en-US"/>
        </w:rPr>
        <w:t xml:space="preserve"> motor or sensory </w:t>
      </w:r>
      <w:r>
        <w:rPr>
          <w:rFonts w:ascii="Times New Roman" w:hAnsi="Times New Roman"/>
          <w:lang w:val="en-US"/>
        </w:rPr>
        <w:t xml:space="preserve">dys</w:t>
      </w:r>
      <w:r>
        <w:rPr>
          <w:rFonts w:ascii="Times New Roman" w:hAnsi="Times New Roman"/>
          <w:lang w:val="en-US"/>
        </w:rPr>
        <w:t xml:space="preserve">functions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{"citationID":"nWFnO</w:instrText>
      </w:r>
      <w:r>
        <w:rPr>
          <w:rFonts w:ascii="Times New Roman" w:hAnsi="Times New Roman"/>
          <w:lang w:val="en-US"/>
        </w:rPr>
        <w:instrText xml:space="preserve">ZWB","properties":{"formattedCitation":"(Bernasconi et al. 2021; Sang et al. 2006)","plainCitation":"(Bernasconi et al. 2021; Sang et al. 2006)","noteIndex":0},"citationItems":[{"id":12632,"uris":["ht</w:instrText>
      </w:r>
      <w:r>
        <w:rPr>
          <w:rFonts w:ascii="Times New Roman" w:hAnsi="Times New Roman"/>
          <w:lang w:val="en-US"/>
        </w:rPr>
        <w:instrText xml:space="preserve">tp://zotero.org/use</w:instrText>
      </w:r>
      <w:r>
        <w:rPr>
          <w:rFonts w:ascii="Times New Roman" w:hAnsi="Times New Roman"/>
          <w:lang w:val="en-US"/>
        </w:rPr>
        <w:instrText xml:space="preserve">rs/980623/items/IB3ZMC7B"],"itemData"</w:instrText>
      </w:r>
      <w:r>
        <w:rPr>
          <w:rFonts w:ascii="Times New Roman" w:hAnsi="Times New Roman"/>
          <w:lang w:val="en-US"/>
        </w:rPr>
        <w:instrText xml:space="preserve">:{"id":12632,"type":"article-journal","abstract":"Hallucinations in Parkinson's disease (PD) are disturbing and frequent non-motor symptoms and constitute a major risk factor for psychosis and dementia. We report a robotics-based approach applying conflict</w:instrText>
      </w:r>
      <w:r>
        <w:rPr>
          <w:rFonts w:ascii="Times New Roman" w:hAnsi="Times New Roman"/>
          <w:lang w:val="en-US"/>
        </w:rPr>
        <w:instrText xml:space="preserve">ing sensorimotor stimulation, enabling the induction of presence hallucinations (PHs) and the characterization of a subgroup of patients with PD with enhanced sensitivity for conflicting sensorimotor </w:instrText>
      </w:r>
      <w:r>
        <w:rPr>
          <w:rFonts w:ascii="Times New Roman" w:hAnsi="Times New Roman"/>
          <w:lang w:val="en-US"/>
        </w:rPr>
        <w:instrText xml:space="preserve">stimulation and rob</w:instrText>
      </w:r>
      <w:r>
        <w:rPr>
          <w:rFonts w:ascii="Times New Roman" w:hAnsi="Times New Roman"/>
          <w:lang w:val="en-US"/>
        </w:rPr>
        <w:instrText xml:space="preserve">ot-induced PH. We next identify the f</w:instrText>
      </w:r>
      <w:r>
        <w:rPr>
          <w:rFonts w:ascii="Times New Roman" w:hAnsi="Times New Roman"/>
          <w:lang w:val="en-US"/>
        </w:rPr>
        <w:instrText xml:space="preserve">ronto-temporal network of PH by combining MR-compatible robotics (and sensorimotor stimulation in healthy participants) and lesion network mapping (neurological patients without PD). This PH-network was selectively disrupted in an additional and independen</w:instrText>
      </w:r>
      <w:r>
        <w:rPr>
          <w:rFonts w:ascii="Times New Roman" w:hAnsi="Times New Roman"/>
          <w:lang w:val="en-US"/>
        </w:rPr>
        <w:instrText xml:space="preserve">t cohort of patients with PD, predicted the presence of symptomatic PH, and associated with cognitive decline. These robotics-neuroimaging findings extend existing sensorimotor hallucination models to</w:instrText>
      </w:r>
      <w:r>
        <w:rPr>
          <w:rFonts w:ascii="Times New Roman" w:hAnsi="Times New Roman"/>
          <w:lang w:val="en-US"/>
        </w:rPr>
        <w:instrText xml:space="preserve"> PD and reveal the </w:instrText>
      </w:r>
      <w:r>
        <w:rPr>
          <w:rFonts w:ascii="Times New Roman" w:hAnsi="Times New Roman"/>
          <w:lang w:val="en-US"/>
        </w:rPr>
        <w:instrText xml:space="preserve">pathological cortical sensorimotor pr</w:instrText>
      </w:r>
      <w:r>
        <w:rPr>
          <w:rFonts w:ascii="Times New Roman" w:hAnsi="Times New Roman"/>
          <w:lang w:val="en-US"/>
        </w:rPr>
        <w:instrText xml:space="preserve">ocesses of PH in PD, potentially indicating a more severe form of PD that has been associated with psychosis and cognitive decline.","container-title":"Science Translational Medicine","DOI":"10.1126/scitranslmed.abc8362","ISSN":"1946-6242","issue":"591","j</w:instrText>
      </w:r>
      <w:r>
        <w:rPr>
          <w:rFonts w:ascii="Times New Roman" w:hAnsi="Times New Roman"/>
          <w:lang w:val="en-US"/>
        </w:rPr>
        <w:instrText xml:space="preserve">ournalAbbreviation":"Sci Transl Med","language":"eng","note":"PMID: 33910980","page":"eabc8362","source":"PubMed","title":"Robot-induced hallucinations in Parkinson's disease depend on altered sensori</w:instrText>
      </w:r>
      <w:r>
        <w:rPr>
          <w:rFonts w:ascii="Times New Roman" w:hAnsi="Times New Roman"/>
          <w:lang w:val="en-US"/>
        </w:rPr>
        <w:instrText xml:space="preserve">motor processing in</w:instrText>
      </w:r>
      <w:r>
        <w:rPr>
          <w:rFonts w:ascii="Times New Roman" w:hAnsi="Times New Roman"/>
          <w:lang w:val="en-US"/>
        </w:rPr>
        <w:instrText xml:space="preserve"> fronto-temporal network","volume":"1</w:instrText>
      </w:r>
      <w:r>
        <w:rPr>
          <w:rFonts w:ascii="Times New Roman" w:hAnsi="Times New Roman"/>
          <w:lang w:val="en-US"/>
        </w:rPr>
        <w:instrText xml:space="preserve">3","author":[{"family":"Bernasconi","given":"Fosco"},{"family":"Blondiaux","given":"Eva"},{"family":"Potheegadoo","given":"Jevita"},{"family":"Stripeikyte","given":"Giedre"},{"family":"Pagonabarraga","given":"Javier"},{"family":"Bejr-Kasem","given":"Helena</w:instrText>
      </w:r>
      <w:r>
        <w:rPr>
          <w:rFonts w:ascii="Times New Roman" w:hAnsi="Times New Roman"/>
          <w:lang w:val="en-US"/>
        </w:rPr>
        <w:instrText xml:space="preserve">"},{"family":"Bassolino","given":"Michela"},{"family":"Akselrod","given":"Michel"},{"family":"Martinez-Horta","given":"Saul"},{"family":"Sampedro","given":"Frederic"},{"family":"Hara","given":"Masayuk</w:instrText>
      </w:r>
      <w:r>
        <w:rPr>
          <w:rFonts w:ascii="Times New Roman" w:hAnsi="Times New Roman"/>
          <w:lang w:val="en-US"/>
        </w:rPr>
        <w:instrText xml:space="preserve">i"},{"family":"Horv</w:instrText>
      </w:r>
      <w:r>
        <w:rPr>
          <w:rFonts w:ascii="Times New Roman" w:hAnsi="Times New Roman"/>
          <w:lang w:val="en-US"/>
        </w:rPr>
        <w:instrText xml:space="preserve">ath","given":"Judit"},{"family":"Fran</w:instrText>
      </w:r>
      <w:r>
        <w:rPr>
          <w:rFonts w:ascii="Times New Roman" w:hAnsi="Times New Roman"/>
          <w:lang w:val="en-US"/>
        </w:rPr>
        <w:instrText xml:space="preserve">za","given":"Matteo"},{"family":"Konik","given":"Stéphanie"},{"family":"Bereau","given":"Matthieu"},{"family":"Ghika","given":"Joseph-André"},{"family":"Burkhard","given":"Pierre R."},{"family":"Van De Ville","given":"Dimitri"},{"family":"Faivre","given":"</w:instrText>
      </w:r>
      <w:r>
        <w:rPr>
          <w:rFonts w:ascii="Times New Roman" w:hAnsi="Times New Roman"/>
          <w:lang w:val="en-US"/>
        </w:rPr>
        <w:instrText xml:space="preserve">Nathan"},{"family":"Rognini","given":"Giulio"},{"family":"Krack","given":"Paul"},{"family":"Kulisevsky","given":"Jaime"},{"family":"Blanke","given":"Olaf"}],"issued":{"date-parts":[["2021",4,28]]}},"l</w:instrText>
      </w:r>
      <w:r>
        <w:rPr>
          <w:rFonts w:ascii="Times New Roman" w:hAnsi="Times New Roman"/>
          <w:lang w:val="en-US"/>
        </w:rPr>
        <w:instrText xml:space="preserve">abel":"page"},{"id"</w:instrText>
      </w:r>
      <w:r>
        <w:rPr>
          <w:rFonts w:ascii="Times New Roman" w:hAnsi="Times New Roman"/>
          <w:lang w:val="en-US"/>
        </w:rPr>
        <w:instrText xml:space="preserve">:12381,"uris":["http://zotero.org/use</w:instrText>
      </w:r>
      <w:r>
        <w:rPr>
          <w:rFonts w:ascii="Times New Roman" w:hAnsi="Times New Roman"/>
          <w:lang w:val="en-US"/>
        </w:rPr>
        <w:instrText xml:space="preserve">rs/980623/items/ARAEMJWA"],"itemData":{"id":12381,"type":"article-journal","abstract":"Background\nDepersonalisation is a subjective experience of unreality and detachment from the self often accompanied by derealisation; the experience of the external wor</w:instrText>
      </w:r>
      <w:r>
        <w:rPr>
          <w:rFonts w:ascii="Times New Roman" w:hAnsi="Times New Roman"/>
          <w:lang w:val="en-US"/>
        </w:rPr>
        <w:instrText xml:space="preserve">ld appearing to be strange or unreal. Feelings of unreality can be evoked by disorienting vestibular stimulation.\n\nObjective\nTo identify the prevalence of depersonalisation/derealisation symptoms i</w:instrText>
      </w:r>
      <w:r>
        <w:rPr>
          <w:rFonts w:ascii="Times New Roman" w:hAnsi="Times New Roman"/>
          <w:lang w:val="en-US"/>
        </w:rPr>
        <w:instrText xml:space="preserve">n patients with per</w:instrText>
      </w:r>
      <w:r>
        <w:rPr>
          <w:rFonts w:ascii="Times New Roman" w:hAnsi="Times New Roman"/>
          <w:lang w:val="en-US"/>
        </w:rPr>
        <w:instrText xml:space="preserve">ipheral vestibular disease and experimentally to induce these symptoms by vestibular stimulation.\n\nMethods\n121 healthy subjects and 50 patients with peripheral vestibular disease participated in the study. For comparison with the patients</w:instrText>
      </w:r>
      <w:r>
        <w:rPr>
          <w:rFonts w:ascii="Times New Roman" w:hAnsi="Times New Roman"/>
          <w:lang w:val="en-US"/>
        </w:rPr>
        <w:instrText xml:space="preserve"> a subgroup of 50 age matched healthy subjects was delineated. All completed (1) an in‐house health screening questionnaire; (2) the General Health Questionnaire (GHQ‐12); (3) the 28‐item depersonalisation/derealisation inventory of Cox and Swinson (20</w:instrText>
      </w:r>
      <w:r>
        <w:rPr>
          <w:rFonts w:ascii="Times New Roman" w:hAnsi="Times New Roman"/>
          <w:lang w:val="en-US"/>
        </w:rPr>
        <w:instrText xml:space="preserve">02).</w:instrText>
      </w:r>
      <w:r>
        <w:rPr>
          <w:rFonts w:ascii="Times New Roman" w:hAnsi="Times New Roman"/>
          <w:lang w:val="en-US"/>
        </w:rPr>
        <w:instrText xml:space="preserve"> Experimental verification of “vestibular induced” depersonalisation/derealisation was assessed in 20 patients and 20 controls during caloric irrigation of the labyrinths.\n\nResults\nThe frequency and severity of symptoms in vestibular patients was signif</w:instrText>
      </w:r>
      <w:r>
        <w:rPr>
          <w:rFonts w:ascii="Times New Roman" w:hAnsi="Times New Roman"/>
          <w:lang w:val="en-US"/>
        </w:rPr>
        <w:instrText xml:space="preserve">icantly higher than in controls. In controls the most common experiences were of “déjà vu” and “difficulty in concentrating/attending”. In contrast, apart from dizziness, patients most frequently reported derealisation symptoms of “feel as if walking on sh</w:instrText>
      </w:r>
      <w:r>
        <w:rPr>
          <w:rFonts w:ascii="Times New Roman" w:hAnsi="Times New Roman"/>
          <w:lang w:val="en-US"/>
        </w:rPr>
        <w:instrText xml:space="preserve">ifting ground”, “body feels strange/not being in control of self”, and “feel ‘spacey' or ‘spaced out'”. Items permitted discrimination between healthy subjects and vestibular patients in 92% of the cases. Apart from dizziness, caloric stimulation induced d</w:instrText>
      </w:r>
      <w:r>
        <w:rPr>
          <w:rFonts w:ascii="Times New Roman" w:hAnsi="Times New Roman"/>
          <w:lang w:val="en-US"/>
        </w:rPr>
        <w:instrText xml:space="preserve">epersonalisation/derealisation symptoms which healthy subjects denied ever experiencing before, while patients reported that the symptoms were similar to those encountered during their disease.\n\nConclusions\nDepersonalisation/derealisation symptoms are b</w:instrText>
      </w:r>
      <w:r>
        <w:rPr>
          <w:rFonts w:ascii="Times New Roman" w:hAnsi="Times New Roman"/>
          <w:lang w:val="en-US"/>
        </w:rPr>
        <w:instrText xml:space="preserve">oth different in quality and more frequent under conditions of non‐physiological vestibular stimulation. In vestibular disease, frequent experiences of derealisation may occur because distorted vestibular signals mismatch with the other sensory input to cr</w:instrText>
      </w:r>
      <w:r>
        <w:rPr>
          <w:rFonts w:ascii="Times New Roman" w:hAnsi="Times New Roman"/>
          <w:lang w:val="en-US"/>
        </w:rPr>
        <w:instrText xml:space="preserve">eate an incoherent frame of spatial reference which makes the patient feel he or she is detached or separated from the world.","container-title":"Journal of Neurology, Neurosurgery, and Psychiatry","DOI":"10.1136/jnnp.2005.075473","ISSN":"0022-3050","issue</w:instrText>
      </w:r>
      <w:r>
        <w:rPr>
          <w:rFonts w:ascii="Times New Roman" w:hAnsi="Times New Roman"/>
          <w:lang w:val="en-US"/>
        </w:rPr>
        <w:instrText xml:space="preserve">":"6","journalAbbreviation":"J Neurol Neurosurg Psychiatry","note":"PMID: 16464901\nPMCID: PMC2077438","page":"760-766","source":"PubMed Central","title":"Depersonalisation/derealisation symptoms in vestibular disease","URL":"https://www.ncbi.nlm.nih.gov/p</w:instrText>
      </w:r>
      <w:r>
        <w:rPr>
          <w:rFonts w:ascii="Times New Roman" w:hAnsi="Times New Roman"/>
          <w:lang w:val="en-US"/>
        </w:rPr>
        <w:instrText xml:space="preserve">mc/articles/PMC2077438/","volume":"77","author":[{"family":"Sang","given":"F Yen Pik"},{"family":"Jáuregui‐Renaud","given":"K"},{"family":"Green","given":"D A"},{"fa</w:instrText>
      </w:r>
      <w:r>
        <w:rPr>
          <w:rFonts w:ascii="Times New Roman" w:hAnsi="Times New Roman"/>
          <w:lang w:val="en-US"/>
        </w:rPr>
        <w:instrText xml:space="preserve">mily":"Bronstein","given":"A M"},{"family":"Gresty","given":"M A"}],"accessed":{"date-parts":[["2021",8,24]]},"issued":{"date-parts":[["2006",6]]}},"label":"page"}],"schema":"https://github.com/citation-style-language/schema/raw/master/csl-citation.json"}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(Bernasconi et al. 2021; Sang et al. 2006)</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Transient d</w:t>
      </w:r>
      <w:r>
        <w:rPr>
          <w:rFonts w:ascii="Times New Roman" w:hAnsi="Times New Roman"/>
          <w:lang w:val="en-US"/>
        </w:rPr>
        <w:t xml:space="preserve">isruptions in the sense of self</w:t>
      </w:r>
      <w:r>
        <w:rPr>
          <w:rFonts w:ascii="Times New Roman" w:hAnsi="Times New Roman"/>
          <w:lang w:val="en-US"/>
        </w:rPr>
        <w:t xml:space="preserve"> ha</w:t>
      </w:r>
      <w:r>
        <w:rPr>
          <w:rFonts w:ascii="Times New Roman" w:hAnsi="Times New Roman"/>
          <w:lang w:val="en-US"/>
        </w:rPr>
        <w:t xml:space="preserve">ve also been reported in association with depression, migraine episodes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{"citationID":"u4oBzfCF","properties":{"formattedCitation":"(Beh et al. 2018)","plainCitation":"(Beh et al. 2018)","noteIndex":0},"citationItems":[{"id</w:instrText>
      </w:r>
      <w:r>
        <w:rPr>
          <w:rFonts w:ascii="Times New Roman" w:hAnsi="Times New Roman"/>
          <w:lang w:val="en-US"/>
        </w:rPr>
        <w:instrText xml:space="preserve">":12330,"uris":["http://zotero.org/users/980623/items/H2ZC8A5L"],"itemData":{"id":12330,"type":"article-journal","abstract":"Background: Alice in Wonderland syndrome (AIWS) is a rare sensory perception disorder, most often caused by migraine in adults. We </w:instrText>
      </w:r>
      <w:r>
        <w:rPr>
          <w:rFonts w:ascii="Times New Roman" w:hAnsi="Times New Roman"/>
          <w:lang w:val="en-US"/>
        </w:rPr>
        <w:instrText xml:space="preserve">aimed to characterize the clinical characteristics of AIWS in a cohort of vestibular migraine (VM) patients.\nMethods: Retrospective chart review of patients diagnosed with VM seen between August 2014 and January 2018.\nResults: Seventeen patients were ide</w:instrText>
      </w:r>
      <w:r>
        <w:rPr>
          <w:rFonts w:ascii="Times New Roman" w:hAnsi="Times New Roman"/>
          <w:lang w:val="en-US"/>
        </w:rPr>
        <w:instrText xml:space="preserve">ntified (10 women) with a median age at onset of 45 years (range 15-61 years), and median age at presentation of 49 years (range 17-63 years). Eighty-two percent reported 1 AIWS symptom, 12% reported 3 symptoms, and 6% described 2 symptoms. The most common</w:instrText>
      </w:r>
      <w:r>
        <w:rPr>
          <w:rFonts w:ascii="Times New Roman" w:hAnsi="Times New Roman"/>
          <w:lang w:val="en-US"/>
        </w:rPr>
        <w:instrText xml:space="preserve"> symptom was visual distortions </w:instrText>
      </w:r>
      <w:r>
        <w:rPr>
          <w:rFonts w:ascii="Times New Roman" w:hAnsi="Times New Roman"/>
          <w:lang w:val="en-US"/>
        </w:rPr>
        <w:instrText xml:space="preserve">(47%), followed by extrapersonal misperceptions (41%) and somesthetic distortions (29%). Most AIWS occurred during VM episodes (77%). Eleven patients were seen in follow-up; 10 described complete or partial resolution of bot</w:instrText>
      </w:r>
      <w:r>
        <w:rPr>
          <w:rFonts w:ascii="Times New Roman" w:hAnsi="Times New Roman"/>
          <w:lang w:val="en-US"/>
        </w:rPr>
        <w:instrText xml:space="preserve">h AIWS and VM with migraine preventive therapy, while 1 experienced complete resolution of VM but continued to have AIWS. Neuro-otologic abnormalities improved in 2 patients.\nConclusions: This study characterizes the clinical features of AIWS in patients </w:instrText>
      </w:r>
      <w:r>
        <w:rPr>
          <w:rFonts w:ascii="Times New Roman" w:hAnsi="Times New Roman"/>
          <w:lang w:val="en-US"/>
        </w:rPr>
        <w:instrText xml:space="preserve">with VM. We observed several rar</w:instrText>
      </w:r>
      <w:r>
        <w:rPr>
          <w:rFonts w:ascii="Times New Roman" w:hAnsi="Times New Roman"/>
          <w:lang w:val="en-US"/>
        </w:rPr>
        <w:instrText xml:space="preserve">e and highly unusual AIWS misperceptions (frosted-glass vision, underwater vision, dolly zoom effect, sensation of the brain coming out of the head, closed-eye visual hallucinations, and headlight glare-induced marco/microso</w:instrText>
      </w:r>
      <w:r>
        <w:rPr>
          <w:rFonts w:ascii="Times New Roman" w:hAnsi="Times New Roman"/>
          <w:lang w:val="en-US"/>
        </w:rPr>
        <w:instrText xml:space="preserve">matognosia), and resolution or improvement in AIWS and VM with migraine preventive treatment.","container-title":"Neurology. Clinical Practice","DOI":"10.1212/CPJ.0000000000000518","ISSN":"2163-0402","issue":"5","journalAbbreviation":"Neurol Clin Pract","l</w:instrText>
      </w:r>
      <w:r>
        <w:rPr>
          <w:rFonts w:ascii="Times New Roman" w:hAnsi="Times New Roman"/>
          <w:lang w:val="en-US"/>
        </w:rPr>
        <w:instrText xml:space="preserve">anguage":"eng","note":"PMID: 305</w:instrText>
      </w:r>
      <w:r>
        <w:rPr>
          <w:rFonts w:ascii="Times New Roman" w:hAnsi="Times New Roman"/>
          <w:lang w:val="en-US"/>
        </w:rPr>
        <w:instrText xml:space="preserve">64492\nPMCID: PMC6276353","page":"389-396","source":"PubMed","title":"Clinical characteristics of Alice in Wonderland syndrome in a cohort with vestibular migraine","volume":"8","author":[{"family":"Beh","given":"Shin C</w:instrText>
      </w:r>
      <w:r>
        <w:rPr>
          <w:rFonts w:ascii="Times New Roman" w:hAnsi="Times New Roman"/>
          <w:lang w:val="en-US"/>
        </w:rPr>
        <w:instrText xml:space="preserve">."},{"family":"Masrour","given":"Shamin"},{"family":"Smith","given":"Stacy V."},{"family":"Friedman","given":"Deborah I."}],"issued":{"date-parts":[["2018",10]]}}}],"schema":"https://github.com/citation-style-language/schema/raw/master/csl-citation.json"}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(Beh</w:t>
      </w:r>
      <w:r>
        <w:rPr>
          <w:rFonts w:ascii="Times New Roman" w:hAnsi="Times New Roman"/>
          <w:lang w:val="en-US"/>
        </w:rPr>
        <w:t xml:space="preserve"> et al. 2018)</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fatigue </w:t>
      </w:r>
      <w:r>
        <w:rPr>
          <w:rFonts w:ascii="Times New Roman" w:hAnsi="Times New Roman"/>
          <w:lang w:val="en-US"/>
        </w:rPr>
        <w:fldChar w:fldCharType="begin"/>
      </w:r>
      <w:r>
        <w:rPr>
          <w:rFonts w:ascii="Times New Roman" w:hAnsi="Times New Roman"/>
          <w:lang w:val="en-US"/>
        </w:rPr>
        <w:instrText xml:space="preserve"> ADDIN ZOTERO_ITEM CSL_CITATION {"citationID":"YWFXOpov","properties":{"formattedCitation":"(Tibubos et al. 2018)","plainCitation":"(Tibubos et al. 2018)","noteIndex":0},"citationItems":[{"id":13689,"uris":["http://zotero.org/users</w:instrText>
      </w:r>
      <w:r>
        <w:rPr>
          <w:rFonts w:ascii="Times New Roman" w:hAnsi="Times New Roman"/>
          <w:lang w:val="en-US"/>
        </w:rPr>
        <w:instrText xml:space="preserve">/980623/items/8R5TIF9H"],"itemData":{"id":13689,"type":"article-journal","abstract":"BACKGROUND: The aim of the present study was to investigate the relationships of common emotion regulation strategies (suppression and reappraisal) to self-reported fatigu</w:instrText>
      </w:r>
      <w:r>
        <w:rPr>
          <w:rFonts w:ascii="Times New Roman" w:hAnsi="Times New Roman"/>
          <w:lang w:val="en-US"/>
        </w:rPr>
        <w:instrText xml:space="preserve">e and depersonal</w:instrText>
      </w:r>
      <w:r>
        <w:rPr>
          <w:rFonts w:ascii="Times New Roman" w:hAnsi="Times New Roman"/>
          <w:lang w:val="en-US"/>
        </w:rPr>
        <w:instrText xml:space="preserve">ization/d</w:instrText>
      </w:r>
      <w:r>
        <w:rPr>
          <w:rFonts w:ascii="Times New Roman" w:hAnsi="Times New Roman"/>
          <w:lang w:val="en-US"/>
        </w:rPr>
        <w:instrText xml:space="preserve">erealization symptoms. Specifically, we tested the moderating effect of suppression and reappraisal on the link of fatigue with depersonalization and derealization symptoms. Opposite effects were expected for both emotion regulatio</w:instrText>
      </w:r>
      <w:r>
        <w:rPr>
          <w:rFonts w:ascii="Times New Roman" w:hAnsi="Times New Roman"/>
          <w:lang w:val="en-US"/>
        </w:rPr>
        <w:instrText xml:space="preserve">n strategies assuming that cognitive reappraisal has an adaptive buffering effect, while suppression intensifies the association of fatigue and depersonalization/derealization experiences.\nMETHODS: In a representative study (N = 2524) we assessed emotion </w:instrText>
      </w:r>
      <w:r>
        <w:rPr>
          <w:rFonts w:ascii="Times New Roman" w:hAnsi="Times New Roman"/>
          <w:lang w:val="en-US"/>
        </w:rPr>
        <w:instrText xml:space="preserve">regulation strat</w:instrText>
      </w:r>
      <w:r>
        <w:rPr>
          <w:rFonts w:ascii="Times New Roman" w:hAnsi="Times New Roman"/>
          <w:lang w:val="en-US"/>
        </w:rPr>
        <w:instrText xml:space="preserve">egies, fa</w:instrText>
      </w:r>
      <w:r>
        <w:rPr>
          <w:rFonts w:ascii="Times New Roman" w:hAnsi="Times New Roman"/>
          <w:lang w:val="en-US"/>
        </w:rPr>
        <w:instrText xml:space="preserve">tigue, depersonalization/derealization, distress, and demographic variables via questionnaires. 55.5% of the participants were female, mean age was 49.4 (SD = 18.2) years with age groups represented in comparable proportions.\nRESU</w:instrText>
      </w:r>
      <w:r>
        <w:rPr>
          <w:rFonts w:ascii="Times New Roman" w:hAnsi="Times New Roman"/>
          <w:lang w:val="en-US"/>
        </w:rPr>
        <w:instrText xml:space="preserve">LTS: In line with the assumptions, moderated regression analyses revealed an interaction effect of emotion regulation strategies and fatigue. Simple slope analyses indicated a buffering effect of cognitive reappraisal on the positive relation of fatigue wi</w:instrText>
      </w:r>
      <w:r>
        <w:rPr>
          <w:rFonts w:ascii="Times New Roman" w:hAnsi="Times New Roman"/>
          <w:lang w:val="en-US"/>
        </w:rPr>
        <w:instrText xml:space="preserve">th depersonaliza</w:instrText>
      </w:r>
      <w:r>
        <w:rPr>
          <w:rFonts w:ascii="Times New Roman" w:hAnsi="Times New Roman"/>
          <w:lang w:val="en-US"/>
        </w:rPr>
        <w:instrText xml:space="preserve">tion and </w:instrText>
      </w:r>
      <w:r>
        <w:rPr>
          <w:rFonts w:ascii="Times New Roman" w:hAnsi="Times New Roman"/>
          <w:lang w:val="en-US"/>
        </w:rPr>
        <w:instrText xml:space="preserve">derealization symptoms. In contrast, suppression fosters the positive correlation of fatigue and depersonalization and derealization experiences.\nLIMITATIONS: Our study is limited to these two habitual emotion regulation strategie</w:instrText>
      </w:r>
      <w:r>
        <w:rPr>
          <w:rFonts w:ascii="Times New Roman" w:hAnsi="Times New Roman"/>
          <w:lang w:val="en-US"/>
        </w:rPr>
        <w:instrText xml:space="preserve">s employing a cross sectional design.\nCONCLUSION: Our findings provide comprehensive empirical data investigating depersonalization/derealization symptoms from the perspective of emotion regulation research. Cognitive reappraisal might help people sufferi</w:instrText>
      </w:r>
      <w:r>
        <w:rPr>
          <w:rFonts w:ascii="Times New Roman" w:hAnsi="Times New Roman"/>
          <w:lang w:val="en-US"/>
        </w:rPr>
        <w:instrText xml:space="preserve">ng from fatigue </w:instrText>
      </w:r>
      <w:r>
        <w:rPr>
          <w:rFonts w:ascii="Times New Roman" w:hAnsi="Times New Roman"/>
          <w:lang w:val="en-US"/>
        </w:rPr>
        <w:instrText xml:space="preserve">to preven</w:instrText>
      </w:r>
      <w:r>
        <w:rPr>
          <w:rFonts w:ascii="Times New Roman" w:hAnsi="Times New Roman"/>
          <w:lang w:val="en-US"/>
        </w:rPr>
        <w:instrText xml:space="preserve">t depersonalization and derealization tendencies.","container-title":"Journal of Affective Disorders","DOI":"10.1016/j.jad.2017.11.079","ISSN":"1573-2517","journalAbbreviation":"J Affect Disord","language":"eng","note":"PMID: 29172</w:instrText>
      </w:r>
      <w:r>
        <w:rPr>
          <w:rFonts w:ascii="Times New Roman" w:hAnsi="Times New Roman"/>
          <w:lang w:val="en-US"/>
        </w:rPr>
        <w:instrText xml:space="preserve">049","page":"571-579","source":"PubMed","title":"Emotion regulation strategies moderate the relationship of fatigue with depersonalization and derealization symptoms","volume":"227","author":[{"family":"Tibubos","given":"Ana N."},{"family":"Grammes","given</w:instrText>
      </w:r>
      <w:r>
        <w:rPr>
          <w:rFonts w:ascii="Times New Roman" w:hAnsi="Times New Roman"/>
          <w:lang w:val="en-US"/>
        </w:rPr>
        <w:instrText xml:space="preserve">":"Jennifer"},{"</w:instrText>
      </w:r>
      <w:r>
        <w:rPr>
          <w:rFonts w:ascii="Times New Roman" w:hAnsi="Times New Roman"/>
          <w:lang w:val="en-US"/>
        </w:rPr>
        <w:instrText xml:space="preserve">family":"</w:instrText>
      </w:r>
      <w:r>
        <w:rPr>
          <w:rFonts w:ascii="Times New Roman" w:hAnsi="Times New Roman"/>
          <w:lang w:val="en-US"/>
        </w:rPr>
        <w:instrText xml:space="preserve">Beutel","given":"Manfred</w:instrText>
      </w:r>
      <w:r>
        <w:rPr>
          <w:rFonts w:ascii="Times New Roman" w:hAnsi="Times New Roman"/>
          <w:lang w:val="en-US"/>
        </w:rPr>
        <w:instrText xml:space="preserve"> E."},{"family":"Michal","given":"Matthias"},{"family":"Schmutzer","given":"Gabriele"},{"family":"Brähler","given":"Elmar"}],"issued":{"date-parts":[["2018",2]]}}}],"schema":"https://github.com/citation-style-language/schema/raw/master/csl-citation.json"}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(Tibubos et al. 2018)</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substance use</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{"citationID":"4VjQw69g","properties":{"formattedCitation":"(Medford et al. 2003)","plainCitation":"(Medford et al. 2003)","noteIndex":</w:instrText>
      </w:r>
      <w:r>
        <w:rPr>
          <w:rFonts w:ascii="Times New Roman" w:hAnsi="Times New Roman"/>
          <w:lang w:val="en-US"/>
        </w:rPr>
        <w:instrText xml:space="preserve">0},"citationItems":[{"id":13691,"uris":["http://zotero.org/users/980623/items/5N3KB25Q"</w:instrText>
      </w:r>
      <w:r>
        <w:rPr>
          <w:rFonts w:ascii="Times New Roman" w:hAnsi="Times New Roman"/>
          <w:lang w:val="en-US"/>
        </w:rPr>
        <w:instrText xml:space="preserve">],"itemData":{"id":13691,"type":"article-journal","abstract":"AIMS: To examine demographic and clinical features of a group of patients reporting chronic depersonalization (DP) following illicit drug use, and to assess whether depersonalization arising in </w:instrText>
      </w:r>
      <w:r>
        <w:rPr>
          <w:rFonts w:ascii="Times New Roman" w:hAnsi="Times New Roman"/>
          <w:lang w:val="en-US"/>
        </w:rPr>
        <w:instrText xml:space="preserve">th</w:instrText>
      </w:r>
      <w:r>
        <w:rPr>
          <w:rFonts w:ascii="Times New Roman" w:hAnsi="Times New Roman"/>
          <w:lang w:val="en-US"/>
        </w:rPr>
        <w:instrText xml:space="preserve">ese circumstances constitutes a distinct clinical syndrome.\nDESIGN: Case-control comparison using self-reports, standardized questionnaires and clinical assessments i</w:instrText>
      </w:r>
      <w:r>
        <w:rPr>
          <w:rFonts w:ascii="Times New Roman" w:hAnsi="Times New Roman"/>
          <w:lang w:val="en-US"/>
        </w:rPr>
        <w:instrText xml:space="preserve">n a specialized clinic.\nSETTING: A tertiary referral depersonalization clinic and rese</w:instrText>
      </w:r>
      <w:r>
        <w:rPr>
          <w:rFonts w:ascii="Times New Roman" w:hAnsi="Times New Roman"/>
          <w:lang w:val="en-US"/>
        </w:rPr>
        <w:instrText xml:space="preserve">arch unit affiliated to a psychiatric hospital and research centre.\nPARTICIPANTS: A total of 164 individuals with chronic DP symptoms who had been in contact with the clinic. Forty of these individuals related the onset of symptoms to an episode of illici</w:instrText>
      </w:r>
      <w:r>
        <w:rPr>
          <w:rFonts w:ascii="Times New Roman" w:hAnsi="Times New Roman"/>
          <w:lang w:val="en-US"/>
        </w:rPr>
        <w:instrText xml:space="preserve">t </w:instrText>
      </w:r>
      <w:r>
        <w:rPr>
          <w:rFonts w:ascii="Times New Roman" w:hAnsi="Times New Roman"/>
          <w:lang w:val="en-US"/>
        </w:rPr>
        <w:instrText xml:space="preserve">drug use.\nMEASUREMENTS: A wide range of demographic and clinical variables measured using questionnaires and standardized rating scales.\nFINDINGS: The drug-induced D</w:instrText>
      </w:r>
      <w:r>
        <w:rPr>
          <w:rFonts w:ascii="Times New Roman" w:hAnsi="Times New Roman"/>
          <w:lang w:val="en-US"/>
        </w:rPr>
        <w:instrText xml:space="preserve">P group were significantly younger and had a preponderance of males compared to the non</w:instrText>
      </w:r>
      <w:r>
        <w:rPr>
          <w:rFonts w:ascii="Times New Roman" w:hAnsi="Times New Roman"/>
          <w:lang w:val="en-US"/>
        </w:rPr>
        <w:instrText xml:space="preserve">-drug group. Certain clinical and phenomenological differences were found between these groups, but in general the groups are strikingly similar. This is reinforced by the fact that when the drug-induced group was compared with an age and sex-matched subse</w:instrText>
      </w:r>
      <w:r>
        <w:rPr>
          <w:rFonts w:ascii="Times New Roman" w:hAnsi="Times New Roman"/>
          <w:lang w:val="en-US"/>
        </w:rPr>
        <w:instrText xml:space="preserve">t </w:instrText>
      </w:r>
      <w:r>
        <w:rPr>
          <w:rFonts w:ascii="Times New Roman" w:hAnsi="Times New Roman"/>
          <w:lang w:val="en-US"/>
        </w:rPr>
        <w:instrText xml:space="preserve">of the non-drug group, differences between groups largely disappeared.\nCONCLUSIONS: Drug-induced DP does not appear to represent a distinct clinical syndrome. The neu</w:instrText>
      </w:r>
      <w:r>
        <w:rPr>
          <w:rFonts w:ascii="Times New Roman" w:hAnsi="Times New Roman"/>
          <w:lang w:val="en-US"/>
        </w:rPr>
        <w:instrText xml:space="preserve">rocognitive mechanisms of the genesis and maintenance of DP are likely to be similar ac</w:instrText>
      </w:r>
      <w:r>
        <w:rPr>
          <w:rFonts w:ascii="Times New Roman" w:hAnsi="Times New Roman"/>
          <w:lang w:val="en-US"/>
        </w:rPr>
        <w:instrText xml:space="preserve">ross clinical groups, regardless of precipitants.","container-title":"Addiction (Abingdon, England)","DOI":"10.1111/j.1360-0443.2003.00548.x","ISSN":"0965-2140","issue":"12","journalAbbreviation":"Addiction","language":"eng","note":"PMID: 14651505","page":</w:instrText>
      </w:r>
      <w:r>
        <w:rPr>
          <w:rFonts w:ascii="Times New Roman" w:hAnsi="Times New Roman"/>
          <w:lang w:val="en-US"/>
        </w:rPr>
        <w:instrText xml:space="preserve">"1</w:instrText>
      </w:r>
      <w:r>
        <w:rPr>
          <w:rFonts w:ascii="Times New Roman" w:hAnsi="Times New Roman"/>
          <w:lang w:val="en-US"/>
        </w:rPr>
        <w:instrText xml:space="preserve">731-1736","source":"PubMed","title":"Chronic depersonalization following illicit drug use: a controlled analysis of 40 cases","title-short":"Chronic depersonalization </w:instrText>
      </w:r>
      <w:r>
        <w:rPr>
          <w:rFonts w:ascii="Times New Roman" w:hAnsi="Times New Roman"/>
          <w:lang w:val="en-US"/>
        </w:rPr>
        <w:instrText xml:space="preserve">following illicit drug use","volume":"98","author":[{"family":"Medford","given":"Nichol</w:instrText>
      </w:r>
      <w:r>
        <w:rPr>
          <w:rFonts w:ascii="Times New Roman" w:hAnsi="Times New Roman"/>
          <w:lang w:val="en-US"/>
        </w:rPr>
        <w:instrText xml:space="preserve">as"},{"family":"Baker","given":"Dawn"},{"family":"Hunter","given":"Elaine"},{"family":"Sierra","given":"Mauricio"},{"family":"Lawrence","given":"Emma"},{"family":"Phillips","given":"Mary L."},{"family":"David","given":"Anthony S."}],"issued":{"date-parts":</w:instrText>
      </w:r>
      <w:r>
        <w:rPr>
          <w:rFonts w:ascii="Times New Roman" w:hAnsi="Times New Roman"/>
          <w:lang w:val="en-US"/>
        </w:rPr>
        <w:instrText xml:space="preserve">[[</w:instrText>
      </w:r>
      <w:r>
        <w:rPr>
          <w:rFonts w:ascii="Times New Roman" w:hAnsi="Times New Roman"/>
          <w:lang w:val="en-US"/>
        </w:rPr>
        <w:instrText xml:space="preserve">"2003",12]]}}}],"schema":"https://github.com/citation-style-language/schema/raw/master/csl-citation.json"}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(Medford et al. 2003)</w:t>
      </w:r>
      <w:r>
        <w:rPr>
          <w:rFonts w:ascii="Times New Roman" w:hAnsi="Times New Roman"/>
          <w:lang w:val="en-US"/>
        </w:rPr>
        <w:fldChar w:fldCharType="end"/>
      </w:r>
      <w:r>
        <w:rPr>
          <w:rFonts w:ascii="Times New Roman" w:hAnsi="Times New Roman"/>
          <w:lang w:val="en-US"/>
        </w:rPr>
        <w:t xml:space="preserve">, and </w:t>
      </w:r>
      <w:r>
        <w:rPr>
          <w:rFonts w:ascii="Times New Roman" w:hAnsi="Times New Roman"/>
          <w:lang w:val="en-US"/>
        </w:rPr>
        <w:t xml:space="preserve">when falling </w:t>
      </w:r>
      <w:r>
        <w:rPr>
          <w:rFonts w:ascii="Times New Roman" w:hAnsi="Times New Roman"/>
          <w:lang w:val="en-US"/>
        </w:rPr>
        <w:t xml:space="preserve">asleep or waking u</w:t>
      </w:r>
      <w:r>
        <w:rPr>
          <w:rFonts w:ascii="Times New Roman" w:hAnsi="Times New Roman"/>
          <w:lang w:val="en-US"/>
        </w:rPr>
        <w:t xml:space="preserve">p</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{"citationID":"Wc4Xa1At","properties":{"formattedCitation":"(Simeon and Abugel 2006; Simeon and Stein 2025)","plainCitation":"(Simeon and Abugel 2006; Simeon and Stein 2025)","noteIndex":0},"citationItems":[{"id":8825,"ur</w:instrText>
      </w:r>
      <w:r>
        <w:rPr>
          <w:rFonts w:ascii="Times New Roman" w:hAnsi="Times New Roman"/>
          <w:lang w:val="en-US"/>
        </w:rPr>
        <w:instrText xml:space="preserve">is":["http://zotero.org/users/980623/items/ZCGM4AMH"],"itemData":{"id":8825,"type":"book","event-place":"New York","publisher":"Oxford University Press","publisher-place":"New York","title":"Feeling unreal. Depersonalization disorder and the loss of the se</w:instrText>
      </w:r>
      <w:r>
        <w:rPr>
          <w:rFonts w:ascii="Times New Roman" w:hAnsi="Times New Roman"/>
          <w:lang w:val="en-US"/>
        </w:rPr>
        <w:instrText xml:space="preserve">l</w:instrText>
      </w:r>
      <w:r>
        <w:rPr>
          <w:rFonts w:ascii="Times New Roman" w:hAnsi="Times New Roman"/>
          <w:lang w:val="en-US"/>
        </w:rPr>
        <w:instrText xml:space="preserve">f"</w:instrText>
      </w:r>
      <w:r>
        <w:rPr>
          <w:rFonts w:ascii="Times New Roman" w:hAnsi="Times New Roman"/>
          <w:lang w:val="en-US"/>
        </w:rPr>
        <w:instrText xml:space="preserve">,"author":[{"family":"Simeon","given":"D."},{"family":"Abugel","given":"J."}],"issued":{"date-parts":[["2006"]]}},"label":"page"},{"id":13671,"uris":["http://zotero.org/users/980623/items/GJGHK5X2"],"itemData":{"id":13671,"type":"article-journal","abstr</w:instrText>
      </w:r>
      <w:r>
        <w:rPr>
          <w:rFonts w:ascii="Times New Roman" w:hAnsi="Times New Roman"/>
          <w:lang w:val="en-US"/>
        </w:rPr>
        <w:instrText xml:space="preserve">act":"BACKGROUND: Depersonalization/derealization (dpdr) is known to occur across mood and anxiety disorders (MAD) and has been proposed as a marker of worse illness. However, despite the well-known clinical association, there are no epidemiological data o</w:instrText>
      </w:r>
      <w:r>
        <w:rPr>
          <w:rFonts w:ascii="Times New Roman" w:hAnsi="Times New Roman"/>
          <w:lang w:val="en-US"/>
        </w:rPr>
        <w:instrText xml:space="preserve">n</w:instrText>
      </w:r>
      <w:r>
        <w:rPr>
          <w:rFonts w:ascii="Times New Roman" w:hAnsi="Times New Roman"/>
          <w:lang w:val="en-US"/>
        </w:rPr>
        <w:instrText xml:space="preserve"> t</w:instrText>
      </w:r>
      <w:r>
        <w:rPr>
          <w:rFonts w:ascii="Times New Roman" w:hAnsi="Times New Roman"/>
          <w:lang w:val="en-US"/>
        </w:rPr>
        <w:instrText xml:space="preserve">he relationship between dpdr and MAD.\nMETHOD: In this NCS-R analysis clinically significant dpdr (DPDR-C) was defined as \"sometimes\" o</w:instrText>
      </w:r>
      <w:r>
        <w:rPr>
          <w:rFonts w:ascii="Times New Roman" w:hAnsi="Times New Roman"/>
          <w:lang w:val="en-US"/>
        </w:rPr>
        <w:instrText xml:space="preserve">r \"often\" past-month endorsement of depersonalization and/or derealization in the absence of other pathological dissociation. Six past-month MAD diagnoses were examined: DSM-IV generalized anxiety disorder, panic disorder, social phobia, major depression</w:instrText>
      </w:r>
      <w:r>
        <w:rPr>
          <w:rFonts w:ascii="Times New Roman" w:hAnsi="Times New Roman"/>
          <w:lang w:val="en-US"/>
        </w:rPr>
        <w:instrText xml:space="preserve">, bipolar I, and bipo</w:instrText>
      </w:r>
      <w:r>
        <w:rPr>
          <w:rFonts w:ascii="Times New Roman" w:hAnsi="Times New Roman"/>
          <w:lang w:val="en-US"/>
        </w:rPr>
        <w:instrText xml:space="preserve">lar II.  RESULTS: National DPDR-C one-month prevalence was 0.9%. After excluding all cases with</w:instrText>
      </w:r>
      <w:r>
        <w:rPr>
          <w:rFonts w:ascii="Times New Roman" w:hAnsi="Times New Roman"/>
          <w:lang w:val="en-US"/>
        </w:rPr>
        <w:instrText xml:space="preserve"> pa</w:instrText>
      </w:r>
      <w:r>
        <w:rPr>
          <w:rFonts w:ascii="Times New Roman" w:hAnsi="Times New Roman"/>
          <w:lang w:val="en-US"/>
        </w:rPr>
        <w:instrText xml:space="preserve">st-month posttraumatic stress disorder or non-dpdr pathological dissociation, 21.2% of DPDR-C cases were accounted for by MAD while 3.0% </w:instrText>
      </w:r>
      <w:r>
        <w:rPr>
          <w:rFonts w:ascii="Times New Roman" w:hAnsi="Times New Roman"/>
          <w:lang w:val="en-US"/>
        </w:rPr>
        <w:instrText xml:space="preserve">of MAD cases endorsed DPDR-C, ranging from 0% (generalized anxiety disorder) to 11.8% (comorbid mood and anxiety disorder). DPDR-C was not uniquely related to any MAD disorder, and was not associated with MAD age of onset, chronicity, or impairment. Rather</w:instrText>
      </w:r>
      <w:r>
        <w:rPr>
          <w:rFonts w:ascii="Times New Roman" w:hAnsi="Times New Roman"/>
          <w:lang w:val="en-US"/>
        </w:rPr>
        <w:instrText xml:space="preserve">, DPDR-C was significantly associated with number of comorbid MAD disorders and with mood/anxiety comorbidity.\nCONC</w:instrText>
      </w:r>
      <w:r>
        <w:rPr>
          <w:rFonts w:ascii="Times New Roman" w:hAnsi="Times New Roman"/>
          <w:lang w:val="en-US"/>
        </w:rPr>
        <w:instrText xml:space="preserve">LUS</w:instrText>
      </w:r>
      <w:r>
        <w:rPr>
          <w:rFonts w:ascii="Times New Roman" w:hAnsi="Times New Roman"/>
          <w:lang w:val="en-US"/>
        </w:rPr>
        <w:instrText xml:space="preserve">ION: At the epidemiologic level DPDR-C was uncommon in MAD but was more likely to occur in the presence of combined mood and anxiety dist</w:instrText>
      </w:r>
      <w:r>
        <w:rPr>
          <w:rFonts w:ascii="Times New Roman" w:hAnsi="Times New Roman"/>
          <w:lang w:val="en-US"/>
        </w:rPr>
        <w:instrText xml:space="preserve">urbance, which may cause greater disruption to the usual sense of self and thus trigger unreality experiences.","container-title":"Social Psychiatry and Psychiatric Epidemiology","DOI":"10.1007/s00127-025-02915-2","ISSN":"1433-9285","journalAbbreviation":"</w:instrText>
      </w:r>
      <w:r>
        <w:rPr>
          <w:rFonts w:ascii="Times New Roman" w:hAnsi="Times New Roman"/>
          <w:lang w:val="en-US"/>
        </w:rPr>
        <w:instrText xml:space="preserve">Soc Psychiatry Psychiatr Epidemiol","language":"eng","note":"PMID: 40317341","source":"PubMed","title":"Depersonaliz</w:instrText>
      </w:r>
      <w:r>
        <w:rPr>
          <w:rFonts w:ascii="Times New Roman" w:hAnsi="Times New Roman"/>
          <w:lang w:val="en-US"/>
        </w:rPr>
        <w:instrText xml:space="preserve">ati</w:instrText>
      </w:r>
      <w:r>
        <w:rPr>
          <w:rFonts w:ascii="Times New Roman" w:hAnsi="Times New Roman"/>
          <w:lang w:val="en-US"/>
        </w:rPr>
        <w:instrText xml:space="preserve">on/derealization and its relationship to mood and anxiety disorders in the National Comorbidity Surv</w:instrText>
      </w:r>
      <w:r>
        <w:rPr>
          <w:rFonts w:ascii="Times New Roman" w:hAnsi="Times New Roman"/>
          <w:lang w:val="en-US"/>
        </w:rPr>
        <w:instrText xml:space="preserve">ey-Replication (NCS-R)","author":[{"family":"Simeon","given":"Daphne"},{"family":"Stein","given":"Dan J."}],"issued":{"date-parts":[["2025",5,3]]}},"label":"page"}],"schema":"https://github.com/citation-style-language/schema/raw/master/csl-citation.json"}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(Simeon and Abugel 2006; Simeon and </w:t>
      </w:r>
      <w:r>
        <w:rPr>
          <w:rFonts w:ascii="Times New Roman" w:hAnsi="Times New Roman"/>
          <w:lang w:val="en-US"/>
        </w:rPr>
        <w:t xml:space="preserve">Stein 2025)</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color w:val="000000"/>
          <w:lang w:val="en-US"/>
        </w:rPr>
      </w:pPr>
      <w:r>
        <w:rPr>
          <w:rFonts w:ascii="Times New Roman" w:hAnsi="Times New Roman"/>
          <w:color w:val="000000"/>
          <w:lang w:val="en-US"/>
        </w:rPr>
        <w:t xml:space="preserve">According to the</w:t>
      </w:r>
      <w:r>
        <w:rPr>
          <w:rFonts w:ascii="Times New Roman" w:hAnsi="Times New Roman"/>
          <w:color w:val="000000"/>
          <w:lang w:val="en-US"/>
        </w:rPr>
        <w:t xml:space="preserve"> </w:t>
      </w:r>
      <w:r>
        <w:rPr>
          <w:rFonts w:ascii="Times New Roman" w:hAnsi="Times New Roman"/>
          <w:color w:val="000000"/>
          <w:lang w:val="en-US"/>
        </w:rPr>
        <w:t xml:space="preserve">DSM-5</w:t>
      </w:r>
      <w:r>
        <w:rPr>
          <w:rFonts w:ascii="Times New Roman" w:hAnsi="Times New Roman"/>
          <w:color w:val="000000"/>
          <w:lang w:val="en-US"/>
        </w:rPr>
        <w:t xml:space="preserve">, </w:t>
      </w:r>
      <w:r>
        <w:rPr>
          <w:rFonts w:ascii="Times New Roman" w:hAnsi="Times New Roman"/>
          <w:color w:val="000000"/>
          <w:lang w:val="en-US"/>
        </w:rPr>
        <w:t xml:space="preserve">DD</w:t>
      </w:r>
      <w:r>
        <w:rPr>
          <w:rFonts w:ascii="Times New Roman" w:hAnsi="Times New Roman"/>
          <w:color w:val="000000"/>
          <w:lang w:val="en-US"/>
        </w:rPr>
        <w:t xml:space="preserve"> </w:t>
      </w:r>
      <w:r>
        <w:rPr>
          <w:rFonts w:ascii="Times New Roman" w:hAnsi="Times New Roman"/>
          <w:color w:val="000000"/>
          <w:lang w:val="en-US"/>
        </w:rPr>
        <w:t xml:space="preserve">is</w:t>
      </w:r>
      <w:r>
        <w:rPr>
          <w:rFonts w:ascii="Times New Roman" w:hAnsi="Times New Roman"/>
          <w:color w:val="000000"/>
          <w:lang w:val="en-US"/>
        </w:rPr>
        <w:t xml:space="preserve"> characterized by </w:t>
      </w:r>
      <w:r>
        <w:rPr>
          <w:rFonts w:ascii="Times New Roman" w:hAnsi="Times New Roman"/>
          <w:color w:val="000000"/>
          <w:lang w:val="en-US"/>
        </w:rPr>
        <w:t xml:space="preserve">“the presence of </w:t>
      </w:r>
      <w:r>
        <w:rPr>
          <w:rFonts w:ascii="Times New Roman" w:hAnsi="Times New Roman"/>
          <w:color w:val="000000"/>
          <w:lang w:val="en-US"/>
        </w:rPr>
        <w:t xml:space="preserve">persistent or </w:t>
      </w:r>
      <w:r>
        <w:rPr>
          <w:rFonts w:ascii="Times New Roman" w:hAnsi="Times New Roman"/>
          <w:color w:val="000000"/>
          <w:lang w:val="en-US"/>
        </w:rPr>
        <w:t xml:space="preserve">recurrent</w:t>
      </w:r>
      <w:r>
        <w:rPr>
          <w:rFonts w:ascii="Times New Roman" w:hAnsi="Times New Roman"/>
          <w:color w:val="000000"/>
          <w:lang w:val="en-US"/>
        </w:rPr>
        <w:t xml:space="preserve"> experiences of</w:t>
      </w:r>
      <w:r>
        <w:rPr>
          <w:rFonts w:ascii="Times New Roman" w:hAnsi="Times New Roman"/>
          <w:color w:val="000000"/>
          <w:lang w:val="en-US"/>
        </w:rPr>
        <w:t xml:space="preserve"> </w:t>
      </w:r>
      <w:r>
        <w:rPr>
          <w:rFonts w:ascii="Times New Roman" w:hAnsi="Times New Roman"/>
          <w:i/>
          <w:iCs/>
          <w:color w:val="000000"/>
          <w:lang w:val="en-US"/>
        </w:rPr>
        <w:t xml:space="preserve">depersonalization</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i/>
          <w:iCs/>
          <w:color w:val="000000"/>
          <w:lang w:val="en-US"/>
        </w:rPr>
        <w:t xml:space="preserve">i.e.</w:t>
      </w:r>
      <w:r>
        <w:rPr>
          <w:rFonts w:ascii="Times New Roman" w:hAnsi="Times New Roman"/>
          <w:color w:val="000000"/>
          <w:lang w:val="en-US"/>
        </w:rPr>
        <w:t xml:space="preserve">, </w:t>
      </w:r>
      <w:r>
        <w:rPr>
          <w:rFonts w:ascii="Times New Roman" w:hAnsi="Times New Roman"/>
          <w:color w:val="000000"/>
          <w:lang w:val="en-US"/>
        </w:rPr>
        <w:t xml:space="preserve">“</w:t>
      </w:r>
      <w:r>
        <w:rPr>
          <w:rFonts w:ascii="Times New Roman" w:hAnsi="Times New Roman"/>
          <w:color w:val="000000"/>
          <w:lang w:val="en-US"/>
        </w:rPr>
        <w:t xml:space="preserve">e</w:t>
      </w:r>
      <w:r>
        <w:rPr>
          <w:rFonts w:ascii="Times New Roman" w:hAnsi="Times New Roman"/>
          <w:color w:val="000000"/>
          <w:lang w:val="en-US"/>
        </w:rPr>
        <w:t xml:space="preserve">xperiences of unreality, detachment, or being an</w:t>
      </w:r>
      <w:r>
        <w:rPr>
          <w:rFonts w:ascii="Times New Roman" w:hAnsi="Times New Roman"/>
          <w:color w:val="000000"/>
          <w:lang w:val="en-US"/>
        </w:rPr>
        <w:t xml:space="preserve"> </w:t>
      </w:r>
      <w:r>
        <w:rPr>
          <w:rFonts w:ascii="Times New Roman" w:hAnsi="Times New Roman"/>
          <w:color w:val="000000"/>
          <w:lang w:val="en-US"/>
        </w:rPr>
        <w:t xml:space="preserve">outside observer with respect to one’s thoughts, feelings, sensations, body, or</w:t>
      </w:r>
      <w:r>
        <w:rPr>
          <w:rFonts w:ascii="Times New Roman" w:hAnsi="Times New Roman"/>
          <w:color w:val="000000"/>
          <w:lang w:val="en-US"/>
        </w:rPr>
        <w:t xml:space="preserve"> </w:t>
      </w:r>
      <w:r>
        <w:rPr>
          <w:rFonts w:ascii="Times New Roman" w:hAnsi="Times New Roman"/>
          <w:color w:val="000000"/>
          <w:lang w:val="en-US"/>
        </w:rPr>
        <w:t xml:space="preserve">actions</w:t>
      </w:r>
      <w:r>
        <w:rPr>
          <w:rFonts w:ascii="Times New Roman" w:hAnsi="Times New Roman"/>
          <w:color w:val="000000"/>
          <w:lang w:val="en-US"/>
        </w:rPr>
        <w:t xml:space="preserve">”)</w:t>
      </w:r>
      <w:r>
        <w:rPr>
          <w:rFonts w:ascii="Times New Roman" w:hAnsi="Times New Roman"/>
          <w:color w:val="000000"/>
          <w:lang w:val="en-US"/>
        </w:rPr>
        <w:t xml:space="preserve"> or/and</w:t>
      </w:r>
      <w:r>
        <w:rPr>
          <w:rFonts w:ascii="Times New Roman" w:hAnsi="Times New Roman"/>
          <w:color w:val="000000"/>
          <w:lang w:val="en-US"/>
        </w:rPr>
        <w:t xml:space="preserve"> of</w:t>
      </w:r>
      <w:r>
        <w:rPr>
          <w:rFonts w:ascii="Times New Roman" w:hAnsi="Times New Roman"/>
          <w:color w:val="000000"/>
          <w:lang w:val="en-US"/>
        </w:rPr>
        <w:t xml:space="preserve"> </w:t>
      </w:r>
      <w:r>
        <w:rPr>
          <w:rFonts w:ascii="Times New Roman" w:hAnsi="Times New Roman"/>
          <w:i/>
          <w:iCs/>
          <w:color w:val="000000"/>
          <w:lang w:val="en-US"/>
        </w:rPr>
        <w:t xml:space="preserve">derealization</w:t>
      </w:r>
      <w:r>
        <w:rPr>
          <w:rFonts w:ascii="Times New Roman" w:hAnsi="Times New Roman"/>
          <w:color w:val="000000"/>
          <w:lang w:val="en-US"/>
        </w:rPr>
        <w:t xml:space="preserve"> </w:t>
      </w:r>
      <w:r>
        <w:rPr>
          <w:rFonts w:ascii="Times New Roman" w:hAnsi="Times New Roman"/>
          <w:color w:val="000000"/>
          <w:lang w:val="en-US"/>
        </w:rPr>
        <w:t xml:space="preserve">(</w:t>
      </w:r>
      <w:r>
        <w:rPr>
          <w:rFonts w:ascii="Times New Roman" w:hAnsi="Times New Roman"/>
          <w:color w:val="000000"/>
          <w:lang w:val="en-US"/>
        </w:rPr>
        <w:t xml:space="preserve">i.e., </w:t>
      </w:r>
      <w:r>
        <w:rPr>
          <w:rFonts w:ascii="Times New Roman" w:hAnsi="Times New Roman"/>
          <w:color w:val="000000"/>
          <w:lang w:val="en-US"/>
        </w:rPr>
        <w:t xml:space="preserve">“</w:t>
      </w:r>
      <w:r>
        <w:rPr>
          <w:rFonts w:ascii="Times New Roman" w:hAnsi="Times New Roman"/>
          <w:color w:val="000000"/>
          <w:lang w:val="en-US"/>
        </w:rPr>
        <w:t xml:space="preserve">e</w:t>
      </w:r>
      <w:r>
        <w:rPr>
          <w:rFonts w:ascii="Times New Roman" w:hAnsi="Times New Roman"/>
          <w:color w:val="000000"/>
          <w:lang w:val="en-US"/>
        </w:rPr>
        <w:t xml:space="preserve">xperiences of unreality or detachment with respect to</w:t>
      </w:r>
      <w:r>
        <w:rPr>
          <w:rFonts w:ascii="Times New Roman" w:hAnsi="Times New Roman"/>
          <w:color w:val="000000"/>
          <w:lang w:val="en-US"/>
        </w:rPr>
        <w:t xml:space="preserve"> </w:t>
      </w:r>
      <w:r>
        <w:rPr>
          <w:rFonts w:ascii="Times New Roman" w:hAnsi="Times New Roman"/>
          <w:color w:val="000000"/>
          <w:lang w:val="en-US"/>
        </w:rPr>
        <w:t xml:space="preserve">surroundings</w:t>
      </w:r>
      <w:r>
        <w:rPr>
          <w:rFonts w:ascii="Times New Roman" w:hAnsi="Times New Roman"/>
          <w:color w:val="000000"/>
          <w:lang w:val="en-US"/>
        </w:rPr>
        <w:t xml:space="preserve">”</w:t>
      </w:r>
      <w:r>
        <w:rPr>
          <w:rFonts w:ascii="Times New Roman" w:hAnsi="Times New Roman"/>
          <w:color w:val="000000"/>
          <w:lang w:val="en-US"/>
        </w:rPr>
        <w:t xml:space="preserve">)</w:t>
      </w:r>
      <w:r>
        <w:rPr>
          <w:rFonts w:ascii="Times New Roman" w:hAnsi="Times New Roman"/>
          <w:color w:val="000000"/>
          <w:lang w:val="en-US"/>
        </w:rPr>
        <w:t xml:space="preserve">, durin</w:t>
      </w:r>
      <w:r>
        <w:rPr>
          <w:rFonts w:ascii="Times New Roman" w:hAnsi="Times New Roman"/>
          <w:color w:val="000000"/>
          <w:lang w:val="en-US"/>
        </w:rPr>
        <w:t xml:space="preserve">g which reality testing remains intact</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{"citationID":"grWUj4Js","properties":{"formattedCitation":"(American Psychiatric Association 2013)","plainCitation":"(American Psychiatric Association 2013)","note</w:instrText>
      </w:r>
      <w:r>
        <w:rPr>
          <w:rFonts w:ascii="Times New Roman" w:hAnsi="Times New Roman"/>
          <w:color w:val="000000"/>
          <w:lang w:val="en-US"/>
        </w:rPr>
        <w:instrText xml:space="preserve">Index":0},"citationItems":[{"id":12321,"uris":["http://zotero.org/users/980623/items/7A45R6Z8"],"itemData":{"id":12321,"type":"book","abstract":"T</w:instrText>
      </w:r>
      <w:r>
        <w:rPr>
          <w:rFonts w:ascii="Times New Roman" w:hAnsi="Times New Roman"/>
          <w:color w:val="000000"/>
          <w:lang w:val="en-US"/>
        </w:rPr>
        <w:instrText xml:space="preserve">his new edition of Diagnostic and Statistical Manual of Mental Disorders (DSM-5?), used by clinicians and researchers to diagnose and classify mental disorders, is the </w:instrText>
      </w:r>
      <w:r>
        <w:rPr>
          <w:rFonts w:ascii="Times New Roman" w:hAnsi="Times New Roman"/>
          <w:color w:val="000000"/>
          <w:lang w:val="en-US"/>
        </w:rPr>
        <w:instrText xml:space="preserve">product of more than 10 years of effort by hundreds of international experts in all aspects of mental health. Their dedication and hard work have yielded an authoritative volume that defines and cla</w:instrText>
      </w:r>
      <w:r>
        <w:rPr>
          <w:rFonts w:ascii="Times New Roman" w:hAnsi="Times New Roman"/>
          <w:color w:val="000000"/>
          <w:lang w:val="en-US"/>
        </w:rPr>
        <w:instrText xml:space="preserve">ssifies mental disorders in order to improve diagnoses, treatment, and research. The criteria are concise and explicit, intended to facilitate an </w:instrText>
      </w:r>
      <w:r>
        <w:rPr>
          <w:rFonts w:ascii="Times New Roman" w:hAnsi="Times New Roman"/>
          <w:color w:val="000000"/>
          <w:lang w:val="en-US"/>
        </w:rPr>
        <w:instrText xml:space="preserve">objective assessment of symptom presentations in a variety of clinical settings -- inpatient, outpatient, partial hospital, consultation-liaison, clinical, private prac</w:instrText>
      </w:r>
      <w:r>
        <w:rPr>
          <w:rFonts w:ascii="Times New Roman" w:hAnsi="Times New Roman"/>
          <w:color w:val="000000"/>
          <w:lang w:val="en-US"/>
        </w:rPr>
        <w:instrText xml:space="preserve">tice, and primary care. New features and enhancements make DSM-5? easier to use across all settings: ? The chapter organization reflects a lifespan approach, with disorders typically diagnosed in ch</w:instrText>
      </w:r>
      <w:r>
        <w:rPr>
          <w:rFonts w:ascii="Times New Roman" w:hAnsi="Times New Roman"/>
          <w:color w:val="000000"/>
          <w:lang w:val="en-US"/>
        </w:rPr>
        <w:instrText xml:space="preserve">ildhood (such as neurodevelopmental disorders) at the beginning of the manual, and those more typical of older adults (such as neurocognitive diso</w:instrText>
      </w:r>
      <w:r>
        <w:rPr>
          <w:rFonts w:ascii="Times New Roman" w:hAnsi="Times New Roman"/>
          <w:color w:val="000000"/>
          <w:lang w:val="en-US"/>
        </w:rPr>
        <w:instrText xml:space="preserve">rders) placed at the end. Also included are age-related factors specific to diagnosis. ? The latest findings in neuroimaging and genetics have been integrated into each</w:instrText>
      </w:r>
      <w:r>
        <w:rPr>
          <w:rFonts w:ascii="Times New Roman" w:hAnsi="Times New Roman"/>
          <w:color w:val="000000"/>
          <w:lang w:val="en-US"/>
        </w:rPr>
        <w:instrText xml:space="preserve"> disorder along with gender and cultural considerations.? The revised organizational structure recognizes symptoms that span multiple diagnostic categories, providing new clinical insight in diagnos</w:instrText>
      </w:r>
      <w:r>
        <w:rPr>
          <w:rFonts w:ascii="Times New Roman" w:hAnsi="Times New Roman"/>
          <w:color w:val="000000"/>
          <w:lang w:val="en-US"/>
        </w:rPr>
        <w:instrText xml:space="preserve">is. ? Specific criteria have been streamlined, consolidated, or clarified to be consistent with clinical practice (including the consolidation of </w:instrText>
      </w:r>
      <w:r>
        <w:rPr>
          <w:rFonts w:ascii="Times New Roman" w:hAnsi="Times New Roman"/>
          <w:color w:val="000000"/>
          <w:lang w:val="en-US"/>
        </w:rPr>
        <w:instrText xml:space="preserve">autism disorder, Asperger's syndrome, and pervasive developmental disorder into autism spectrum disorder; the streamlined classification of bipolar and depressive disor</w:instrText>
      </w:r>
      <w:r>
        <w:rPr>
          <w:rFonts w:ascii="Times New Roman" w:hAnsi="Times New Roman"/>
          <w:color w:val="000000"/>
          <w:lang w:val="en-US"/>
        </w:rPr>
        <w:instrText xml:space="preserve">ders; the restructuring of substance use disorders for consistency and clarity; and the enhanced specificity for major and mild neurocognitive disorders).? Dimensional assessments for research and v</w:instrText>
      </w:r>
      <w:r>
        <w:rPr>
          <w:rFonts w:ascii="Times New Roman" w:hAnsi="Times New Roman"/>
          <w:color w:val="000000"/>
          <w:lang w:val="en-US"/>
        </w:rPr>
        <w:instrText xml:space="preserve">alidation of clinical results have been provided.? Both ICD-9-CM and ICD-10-CM codes are included for each disorder, and the organizational struct</w:instrText>
      </w:r>
      <w:r>
        <w:rPr>
          <w:rFonts w:ascii="Times New Roman" w:hAnsi="Times New Roman"/>
          <w:color w:val="000000"/>
          <w:lang w:val="en-US"/>
        </w:rPr>
        <w:instrText xml:space="preserve">ure is consistent with the new ICD-11 in development. The Diagnostic and Statistical Manual of Mental Disorders, Fifth Edition, is the most comprehensive, current, and </w:instrText>
      </w:r>
      <w:r>
        <w:rPr>
          <w:rFonts w:ascii="Times New Roman" w:hAnsi="Times New Roman"/>
          <w:color w:val="000000"/>
          <w:lang w:val="en-US"/>
        </w:rPr>
        <w:instrText xml:space="preserve">critical resource for clinical practice available to today's mental health clinicians and researchers of all orientations. The information contained in the manual is also valuable to other physician</w:instrText>
      </w:r>
      <w:r>
        <w:rPr>
          <w:rFonts w:ascii="Times New Roman" w:hAnsi="Times New Roman"/>
          <w:color w:val="000000"/>
          <w:lang w:val="en-US"/>
        </w:rPr>
        <w:instrText xml:space="preserve">s and health professionals, including psychologists, counselors, nurses, and occupational and rehabilitation therapists, as well as social workers</w:instrText>
      </w:r>
      <w:r>
        <w:rPr>
          <w:rFonts w:ascii="Times New Roman" w:hAnsi="Times New Roman"/>
          <w:color w:val="000000"/>
          <w:lang w:val="en-US"/>
        </w:rPr>
        <w:instrText xml:space="preserve"> and forensic and legal specialists.","ISBN":"sdm5","language":"en","note":"Google-Books-ID: S8p3lwEACAAJ","number-of-pages":"991","publisher":"American Psychiatric Pub</w:instrText>
      </w:r>
      <w:r>
        <w:rPr>
          <w:rFonts w:ascii="Times New Roman" w:hAnsi="Times New Roman"/>
          <w:color w:val="000000"/>
          <w:lang w:val="en-US"/>
        </w:rPr>
        <w:instrText xml:space="preserve">lishing, Inc.","source":"Google Books","title":"Diagnostic and Statistical Manual of Mental Disorders: DSM-5","title-short":"Diagnostic and Statistical Manual of Mental Disorders","author":[{"family</w:instrText>
      </w:r>
      <w:r>
        <w:rPr>
          <w:rFonts w:ascii="Times New Roman" w:hAnsi="Times New Roman"/>
          <w:color w:val="000000"/>
          <w:lang w:val="en-US"/>
        </w:rPr>
        <w:instrText xml:space="preserve">":"American Psychiatric Association","given":""}],"issued":{"date-parts":[["2013"]]}}}],"schema":"https://github.com/citation-style-language/schem</w:instrText>
      </w:r>
      <w:r>
        <w:rPr>
          <w:rFonts w:ascii="Times New Roman" w:hAnsi="Times New Roman"/>
          <w:color w:val="000000"/>
          <w:lang w:val="en-US"/>
        </w:rPr>
        <w:instrText xml:space="preserve">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(American Psychiatric Association 2013)</w:t>
      </w:r>
      <w:r>
        <w:rPr>
          <w:rFonts w:ascii="Times New Roman" w:hAnsi="Times New Roman"/>
          <w:color w:val="000000"/>
          <w:lang w:val="en-US"/>
        </w:rPr>
        <w:fldChar w:fldCharType="end"/>
      </w:r>
      <w:r>
        <w:rPr>
          <w:rFonts w:ascii="Times New Roman" w:hAnsi="Times New Roman"/>
          <w:color w:val="000000"/>
          <w:lang w:val="en-US"/>
        </w:rPr>
        <w:t xml:space="preserve">. </w:t>
      </w:r>
      <w:r>
        <w:rPr>
          <w:rFonts w:ascii="Times New Roman" w:hAnsi="Times New Roman"/>
          <w:color w:val="000000"/>
          <w:lang w:val="en-US"/>
        </w:rPr>
        <w:t xml:space="preserve">T</w:t>
      </w:r>
      <w:r>
        <w:rPr>
          <w:rFonts w:ascii="Times New Roman" w:hAnsi="Times New Roman"/>
          <w:color w:val="000000"/>
          <w:lang w:val="en-US"/>
        </w:rPr>
        <w:t xml:space="preserve">ransient symptoms </w:t>
      </w:r>
      <w:r>
        <w:rPr>
          <w:rFonts w:ascii="Times New Roman" w:hAnsi="Times New Roman"/>
          <w:color w:val="000000"/>
          <w:lang w:val="en-US"/>
        </w:rPr>
        <w:t xml:space="preserve">of DD </w:t>
      </w:r>
      <w:r>
        <w:rPr>
          <w:rFonts w:ascii="Times New Roman" w:hAnsi="Times New Roman"/>
          <w:color w:val="000000"/>
          <w:lang w:val="en-US"/>
        </w:rPr>
        <w:t xml:space="preserve">are rather common</w:t>
      </w:r>
      <w:r>
        <w:rPr>
          <w:rFonts w:ascii="Times New Roman" w:hAnsi="Times New Roman"/>
          <w:color w:val="000000"/>
          <w:lang w:val="en-US"/>
        </w:rPr>
        <w:t xml:space="preserve"> in the general </w:t>
      </w:r>
      <w:r>
        <w:rPr>
          <w:rFonts w:ascii="Times New Roman" w:hAnsi="Times New Roman"/>
          <w:color w:val="000000"/>
          <w:lang w:val="en-US"/>
        </w:rPr>
        <w:t xml:space="preserve">population,</w:t>
      </w:r>
      <w:r>
        <w:rPr>
          <w:rFonts w:ascii="Times New Roman" w:hAnsi="Times New Roman"/>
          <w:color w:val="000000"/>
          <w:lang w:val="en-US"/>
        </w:rPr>
        <w:t xml:space="preserve"> with an estimated </w:t>
      </w:r>
      <w:r>
        <w:rPr>
          <w:rFonts w:ascii="Times New Roman" w:hAnsi="Times New Roman"/>
          <w:color w:val="000000"/>
          <w:lang w:val="en-US"/>
        </w:rPr>
        <w:t xml:space="preserve">lifetime prevalence </w:t>
      </w:r>
      <w:r>
        <w:rPr>
          <w:rFonts w:ascii="Times New Roman" w:hAnsi="Times New Roman"/>
          <w:color w:val="000000"/>
          <w:lang w:val="en-US"/>
        </w:rPr>
        <w:t xml:space="preserve">rate </w:t>
      </w:r>
      <w:r>
        <w:rPr>
          <w:rFonts w:ascii="Times New Roman" w:hAnsi="Times New Roman"/>
          <w:color w:val="000000"/>
          <w:lang w:val="en-US"/>
        </w:rPr>
        <w:t xml:space="preserve">ranging from 26% to 74%</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{"citationID":"anof774gds","properties":{"formattedCitation":"(reviewed in Hunter et al. 2004)","plainCitation":"(review</w:instrText>
      </w:r>
      <w:r>
        <w:rPr>
          <w:rFonts w:ascii="Times New Roman" w:hAnsi="Times New Roman"/>
          <w:color w:val="000000"/>
          <w:lang w:val="en-US"/>
        </w:rPr>
        <w:instrText xml:space="preserve">ed in Hunter et al. 2004)","noteIndex":0},"citationItems":[{"id":12323,"uris":["http://zotero.org/users/980623/items/L6WDKRRV"],"itemData":{"id</w:instrText>
      </w:r>
      <w:r>
        <w:rPr>
          <w:rFonts w:ascii="Times New Roman" w:hAnsi="Times New Roman"/>
          <w:color w:val="000000"/>
          <w:lang w:val="en-US"/>
        </w:rPr>
        <w:instrText xml:space="preserve">":12323,"type":"article-journal","abstract":"BACKGROUND: Symptoms of depersonalisation (DP) and derealisation (DR) are increasingly recog</w:instrText>
      </w:r>
      <w:r>
        <w:rPr>
          <w:rFonts w:ascii="Times New Roman" w:hAnsi="Times New Roman"/>
          <w:color w:val="000000"/>
          <w:lang w:val="en-US"/>
        </w:rPr>
        <w:instrText xml:space="preserve">nised in both clinical and non-clinical settings, but their importance and underlying pathophysiology is only now being addressed.\nMETHODS: This paper is a systematic review of the current state of knowledge about the prevalence of</w:instrText>
      </w:r>
      <w:r>
        <w:rPr>
          <w:rFonts w:ascii="Times New Roman" w:hAnsi="Times New Roman"/>
          <w:color w:val="000000"/>
          <w:lang w:val="en-US"/>
        </w:rPr>
        <w:instrText xml:space="preserve"> depersonalisation and derealisation using computerised databases and citation searches. All potential studies were examined and numerical data</w:instrText>
      </w:r>
      <w:r>
        <w:rPr>
          <w:rFonts w:ascii="Times New Roman" w:hAnsi="Times New Roman"/>
          <w:color w:val="000000"/>
          <w:lang w:val="en-US"/>
        </w:rPr>
        <w:instrText xml:space="preserve"> included. Three categories of study are reviewed: questionnaire and interview surveys of selected student and non-clinical samples; popu</w:instrText>
      </w:r>
      <w:r>
        <w:rPr>
          <w:rFonts w:ascii="Times New Roman" w:hAnsi="Times New Roman"/>
          <w:color w:val="000000"/>
          <w:lang w:val="en-US"/>
        </w:rPr>
        <w:instrText xml:space="preserve">lation-based community surveys using standardised diagnostic interviews; and clinical surveys of depersonalisation/derealisation symptoms occurring within inpatients with psychiatric disorders. In addition, we present newly analysed</w:instrText>
      </w:r>
      <w:r>
        <w:rPr>
          <w:rFonts w:ascii="Times New Roman" w:hAnsi="Times New Roman"/>
          <w:color w:val="000000"/>
          <w:lang w:val="en-US"/>
        </w:rPr>
        <w:instrText xml:space="preserve"> data of the prevalence of depersonalisation/derealisation from five large population-based studies.\nRESULTS: Epidemiological surveys demonstr</w:instrText>
      </w:r>
      <w:r>
        <w:rPr>
          <w:rFonts w:ascii="Times New Roman" w:hAnsi="Times New Roman"/>
          <w:color w:val="000000"/>
          <w:lang w:val="en-US"/>
        </w:rPr>
        <w:instrText xml:space="preserve">ate that transient symptoms of depersonalisation/derealisation in the general population are common, with a lifetime prevalence rate of b</w:instrText>
      </w:r>
      <w:r>
        <w:rPr>
          <w:rFonts w:ascii="Times New Roman" w:hAnsi="Times New Roman"/>
          <w:color w:val="000000"/>
          <w:lang w:val="en-US"/>
        </w:rPr>
        <w:instrText xml:space="preserve">etween 26 and 74% and between 31 and 66% at the time of a traumatic event. Community surveys employing standardised diagnostic interviews reveal rates of between 1.2 and 1.7 % for one month prevalence in a UK sample and a 2.4% curre</w:instrText>
      </w:r>
      <w:r>
        <w:rPr>
          <w:rFonts w:ascii="Times New Roman" w:hAnsi="Times New Roman"/>
          <w:color w:val="000000"/>
          <w:lang w:val="en-US"/>
        </w:rPr>
        <w:instrText xml:space="preserve">nt prevalence rate in a Canadian sample. Current prevalence rates in samples of consecutive inpatient admissions are reported between 1 and 16%</w:instrText>
      </w:r>
      <w:r>
        <w:rPr>
          <w:rFonts w:ascii="Times New Roman" w:hAnsi="Times New Roman"/>
          <w:color w:val="000000"/>
          <w:lang w:val="en-US"/>
        </w:rPr>
        <w:instrText xml:space="preserve">, although screening measures employed may have resulted in these being an underestimate. Prevalence rates in clinical samples of specifi</w:instrText>
      </w:r>
      <w:r>
        <w:rPr>
          <w:rFonts w:ascii="Times New Roman" w:hAnsi="Times New Roman"/>
          <w:color w:val="000000"/>
          <w:lang w:val="en-US"/>
        </w:rPr>
        <w:instrText xml:space="preserve">c psychiatric disorders vary between 30% of war veterans with PTSD and 60% of those with unipolar depression. There is a high prevalence within panic disorder with rates varying from 7.8 to 82.6%.\nDISCUSSION: DP and DR symptoms are</w:instrText>
      </w:r>
      <w:r>
        <w:rPr>
          <w:rFonts w:ascii="Times New Roman" w:hAnsi="Times New Roman"/>
          <w:color w:val="000000"/>
          <w:lang w:val="en-US"/>
        </w:rPr>
        <w:instrText xml:space="preserve"> common in normal and psychiatric populations, but prevalence estimates are hampered by inconsistent definitions and the use of variable time-f</w:instrText>
      </w:r>
      <w:r>
        <w:rPr>
          <w:rFonts w:ascii="Times New Roman" w:hAnsi="Times New Roman"/>
          <w:color w:val="000000"/>
          <w:lang w:val="en-US"/>
        </w:rPr>
        <w:instrText xml:space="preserve">rames. Population-based surveys using diagnostic interviews yield prevalence rates of clinically significant DP/DR in the region of 1-2%.</w:instrText>
      </w:r>
      <w:r>
        <w:rPr>
          <w:rFonts w:ascii="Times New Roman" w:hAnsi="Times New Roman"/>
          <w:color w:val="000000"/>
          <w:lang w:val="en-US"/>
        </w:rPr>
        <w:instrText xml:space="preserve"> Surveys of clinical populations in which common screening and assessment instruments were used also yield consistently high prevalence rates. The use of reliable diagnostic assessments and rating scales is needed. The relationship </w:instrText>
      </w:r>
      <w:r>
        <w:rPr>
          <w:rFonts w:ascii="Times New Roman" w:hAnsi="Times New Roman"/>
          <w:color w:val="000000"/>
          <w:lang w:val="en-US"/>
        </w:rPr>
        <w:instrText xml:space="preserve">between DP/DR and certain other psychiatric disorders (e. g. panic) suggests possible common pathophysiological or aetiological factors.","cont</w:instrText>
      </w:r>
      <w:r>
        <w:rPr>
          <w:rFonts w:ascii="Times New Roman" w:hAnsi="Times New Roman"/>
          <w:color w:val="000000"/>
          <w:lang w:val="en-US"/>
        </w:rPr>
        <w:instrText xml:space="preserve">ainer-title":"Social Psychiatry and Psychiatric Epidemiology","DOI":"10.1007/s00127-004-0701-4","ISSN":"0933-7954","issue":"1","journalAb</w:instrText>
      </w:r>
      <w:r>
        <w:rPr>
          <w:rFonts w:ascii="Times New Roman" w:hAnsi="Times New Roman"/>
          <w:color w:val="000000"/>
          <w:lang w:val="en-US"/>
        </w:rPr>
        <w:instrText xml:space="preserve">breviation":"Soc Psychiatry Psychiatr Epidemiol","language":"eng","note":"PMID: 15022041","page":"9-18","source":"PubMed","title":"The epidemiology of depersonalisation and derealisation. A systematic review","volume":"39","author":</w:instrText>
      </w:r>
      <w:r>
        <w:rPr>
          <w:rFonts w:ascii="Times New Roman" w:hAnsi="Times New Roman"/>
          <w:color w:val="000000"/>
          <w:lang w:val="en-US"/>
        </w:rPr>
        <w:instrText xml:space="preserve">[{"family":"Hunter","given":"E. C. M."},{"family":"Sierra","given":"M."},{"family":"David","given":"A. S."}],"issued":{"date-parts":[["2004",1]</w:instrText>
      </w:r>
      <w:r>
        <w:rPr>
          <w:rFonts w:ascii="Times New Roman" w:hAnsi="Times New Roman"/>
          <w:color w:val="000000"/>
          <w:lang w:val="en-US"/>
        </w:rPr>
        <w:instrText xml:space="preserve">]}},"prefix":"reviewed in"}],"schema":"https://github.com/citation-style-language/schema/raw/master/csl-citation.json"}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(reviewed in Hun</w:t>
      </w:r>
      <w:r>
        <w:rPr>
          <w:rFonts w:ascii="Times New Roman" w:hAnsi="Times New Roman"/>
          <w:color w:val="000000"/>
          <w:lang w:val="en-US"/>
        </w:rPr>
        <w:t xml:space="preserve">ter et al. 2004)</w:t>
      </w:r>
      <w:r>
        <w:rPr>
          <w:rFonts w:ascii="Times New Roman" w:hAnsi="Times New Roman"/>
          <w:color w:val="000000"/>
          <w:lang w:val="en-US"/>
        </w:rPr>
        <w:fldChar w:fldCharType="end"/>
      </w:r>
      <w:r>
        <w:rPr>
          <w:rFonts w:ascii="Times New Roman" w:hAnsi="Times New Roman"/>
          <w:color w:val="000000"/>
          <w:lang w:val="en-US"/>
        </w:rPr>
        <w:t xml:space="preserve">. By contrast, </w:t>
      </w:r>
      <w:r>
        <w:rPr>
          <w:rFonts w:ascii="Times New Roman" w:hAnsi="Times New Roman"/>
          <w:color w:val="000000"/>
          <w:lang w:val="en-US"/>
        </w:rPr>
        <w:t xml:space="preserve">clinically significant DD </w:t>
      </w:r>
      <w:r>
        <w:rPr>
          <w:rFonts w:ascii="Times New Roman" w:hAnsi="Times New Roman"/>
          <w:color w:val="000000"/>
          <w:lang w:val="en-US"/>
        </w:rPr>
        <w:t xml:space="preserve">assessed </w:t>
      </w:r>
      <w:r>
        <w:rPr>
          <w:rFonts w:ascii="Times New Roman" w:hAnsi="Times New Roman"/>
          <w:color w:val="000000"/>
          <w:lang w:val="en-US"/>
        </w:rPr>
        <w:t xml:space="preserve">using</w:t>
      </w:r>
      <w:r>
        <w:rPr>
          <w:rFonts w:ascii="Times New Roman" w:hAnsi="Times New Roman"/>
          <w:color w:val="000000"/>
          <w:lang w:val="en-US"/>
        </w:rPr>
        <w:t xml:space="preserve"> diagnostic interviews is </w:t>
      </w:r>
      <w:r>
        <w:rPr>
          <w:rFonts w:ascii="Times New Roman" w:hAnsi="Times New Roman"/>
          <w:color w:val="000000"/>
          <w:lang w:val="en-US"/>
        </w:rPr>
        <w:t xml:space="preserve">estimated to affect approximately 1–2% of individuals</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{"citationID":"adgo28nsuu","properties":{"forma</w:instrText>
      </w:r>
      <w:r>
        <w:rPr>
          <w:rFonts w:ascii="Times New Roman" w:hAnsi="Times New Roman"/>
          <w:color w:val="000000"/>
          <w:lang w:val="en-US"/>
        </w:rPr>
        <w:instrText xml:space="preserve">ttedCitation":"(Hunter et al. 2004; Michal et al. 2009)","plainCitation":"(Hunter et al. 2004; Michal et al. 2009)","noteIndex":0},"citationIte</w:instrText>
      </w:r>
      <w:r>
        <w:rPr>
          <w:rFonts w:ascii="Times New Roman" w:hAnsi="Times New Roman"/>
          <w:color w:val="000000"/>
          <w:lang w:val="en-US"/>
        </w:rPr>
        <w:instrText xml:space="preserve">ms":[{"id":12323,"uris":["http://zotero.org/users/980623/items/L6WDKRRV"],"itemData":{"id":12323,"type":"article-journal","abstract":"BAC</w:instrText>
      </w:r>
      <w:r>
        <w:rPr>
          <w:rFonts w:ascii="Times New Roman" w:hAnsi="Times New Roman"/>
          <w:color w:val="000000"/>
          <w:lang w:val="en-US"/>
        </w:rPr>
        <w:instrText xml:space="preserve">KGROUND: Symptoms of depersonalisation (DP) and derealisation (DR) are increasingly recognised in both clinical and non-clinical settings, but their importance and underlying pathophysiology is only now being addressed.\nMETHODS: Th</w:instrText>
      </w:r>
      <w:r>
        <w:rPr>
          <w:rFonts w:ascii="Times New Roman" w:hAnsi="Times New Roman"/>
          <w:color w:val="000000"/>
          <w:lang w:val="en-US"/>
        </w:rPr>
        <w:instrText xml:space="preserve">is paper is a systematic review of the current state of knowledge about the prevalence of depersonalisation and derealisation using computerise</w:instrText>
      </w:r>
      <w:r>
        <w:rPr>
          <w:rFonts w:ascii="Times New Roman" w:hAnsi="Times New Roman"/>
          <w:color w:val="000000"/>
          <w:lang w:val="en-US"/>
        </w:rPr>
        <w:instrText xml:space="preserve">d databases and citation searches. All potential studies were examined and numerical data included. Three categories of study are reviewe</w:instrText>
      </w:r>
      <w:r>
        <w:rPr>
          <w:rFonts w:ascii="Times New Roman" w:hAnsi="Times New Roman"/>
          <w:color w:val="000000"/>
          <w:lang w:val="en-US"/>
        </w:rPr>
        <w:instrText xml:space="preserve">d: questionnaire and interview surveys of selected student and non-clinical samples; population-based community surveys using standardised diagnostic interviews; and clinical surveys of depersonalisation/derealisation symptoms occur</w:instrText>
      </w:r>
      <w:r>
        <w:rPr>
          <w:rFonts w:ascii="Times New Roman" w:hAnsi="Times New Roman"/>
          <w:color w:val="000000"/>
          <w:lang w:val="en-US"/>
        </w:rPr>
        <w:instrText xml:space="preserve">ring within inpatients with psychiatric disorders. In addition, we present newly analysed data of the prevalence of depersonalisation/derealisa</w:instrText>
      </w:r>
      <w:r>
        <w:rPr>
          <w:rFonts w:ascii="Times New Roman" w:hAnsi="Times New Roman"/>
          <w:color w:val="000000"/>
          <w:lang w:val="en-US"/>
        </w:rPr>
        <w:instrText xml:space="preserve">tion from five large population-based studies.\nRESULTS: Epidemiological surveys demonstrate that transient symptoms of depersonalisation</w:instrText>
      </w:r>
      <w:r>
        <w:rPr>
          <w:rFonts w:ascii="Times New Roman" w:hAnsi="Times New Roman"/>
          <w:color w:val="000000"/>
          <w:lang w:val="en-US"/>
        </w:rPr>
        <w:instrText xml:space="preserve">/derealisation in the general population are common, with a lifetime prevalence rate of between 26 and 74% and between 31 and 66% at the time of a traumatic event. Community surveys employing standardised diagnostic interviews revea</w:instrText>
      </w:r>
      <w:r>
        <w:rPr>
          <w:rFonts w:ascii="Times New Roman" w:hAnsi="Times New Roman"/>
          <w:color w:val="000000"/>
          <w:lang w:val="en-US"/>
        </w:rPr>
        <w:instrText xml:space="preserve">l rates of between 1.2 and 1.7 % for one month prevalence in a UK sample and a 2.4% current prevalence rate in a Canadian sample. Current preva</w:instrText>
      </w:r>
      <w:r>
        <w:rPr>
          <w:rFonts w:ascii="Times New Roman" w:hAnsi="Times New Roman"/>
          <w:color w:val="000000"/>
          <w:lang w:val="en-US"/>
        </w:rPr>
        <w:instrText xml:space="preserve">lence rates in samples of consecutive inpatient admissions are reported between 1 and 16%, although screening measures employed may have </w:instrText>
      </w:r>
      <w:r>
        <w:rPr>
          <w:rFonts w:ascii="Times New Roman" w:hAnsi="Times New Roman"/>
          <w:color w:val="000000"/>
          <w:lang w:val="en-US"/>
        </w:rPr>
        <w:instrText xml:space="preserve">resulted in these being an underestimate. Prevalence rates in clinical samples of specific psychiatric disorders vary between 30% of war veterans with PTSD and 60% of those with unipolar depression. There is a high prevalence within</w:instrText>
      </w:r>
      <w:r>
        <w:rPr>
          <w:rFonts w:ascii="Times New Roman" w:hAnsi="Times New Roman"/>
          <w:color w:val="000000"/>
          <w:lang w:val="en-US"/>
        </w:rPr>
        <w:instrText xml:space="preserve"> panic disorder with rates varying from 7.8 to 82.6%.\nDISCUSSION: DP and DR symptoms are common in normal and psychiatric populations, but pre</w:instrText>
      </w:r>
      <w:r>
        <w:rPr>
          <w:rFonts w:ascii="Times New Roman" w:hAnsi="Times New Roman"/>
          <w:color w:val="000000"/>
          <w:lang w:val="en-US"/>
        </w:rPr>
        <w:instrText xml:space="preserve">valence estimates are hampered by inconsistent definitions and the use of variable time-frames. Population-based surveys using diagnostic</w:instrText>
      </w:r>
      <w:r>
        <w:rPr>
          <w:rFonts w:ascii="Times New Roman" w:hAnsi="Times New Roman"/>
          <w:color w:val="000000"/>
          <w:lang w:val="en-US"/>
        </w:rPr>
        <w:instrText xml:space="preserve"> interviews yield prevalence rates of clinically significant DP/DR in the region of 1-2%. Surveys of clinical populations in which common screening and assessment instruments were used also yield consistently high prevalence rates. </w:instrText>
      </w:r>
      <w:r>
        <w:rPr>
          <w:rFonts w:ascii="Times New Roman" w:hAnsi="Times New Roman"/>
          <w:color w:val="000000"/>
          <w:lang w:val="en-US"/>
        </w:rPr>
        <w:instrText xml:space="preserve">The use of reliable diagnostic assessments and rating scales is needed. The relationship between DP/DR and certain other psychiatric disorders </w:instrText>
      </w:r>
      <w:r>
        <w:rPr>
          <w:rFonts w:ascii="Times New Roman" w:hAnsi="Times New Roman"/>
          <w:color w:val="000000"/>
          <w:lang w:val="en-US"/>
        </w:rPr>
        <w:instrText xml:space="preserve">(e. g. panic) suggests possible common pathophysiological or aetiological factors.","container-title":"Social Psychiatry and Psychiatric </w:instrText>
      </w:r>
      <w:r>
        <w:rPr>
          <w:rFonts w:ascii="Times New Roman" w:hAnsi="Times New Roman"/>
          <w:color w:val="000000"/>
          <w:lang w:val="en-US"/>
        </w:rPr>
        <w:instrText xml:space="preserve">Epidemiology","DOI":"10.1007/s00127-004-0701-4","ISSN":"0933-7954","issue":"1","journalAbbreviation":"Soc Psychiatry Psychiatr Epidemiol","language":"eng","note":"PMID: 15022041","page":"9-18","source":"PubMed","title":"The epidemio</w:instrText>
      </w:r>
      <w:r>
        <w:rPr>
          <w:rFonts w:ascii="Times New Roman" w:hAnsi="Times New Roman"/>
          <w:color w:val="000000"/>
          <w:lang w:val="en-US"/>
        </w:rPr>
        <w:instrText xml:space="preserve">logy of depersonalisation and derealisation. A systematic review","volume":"39","author":[{"family":"Hunter","given":"E. C. M."},{"family":"Sie</w:instrText>
      </w:r>
      <w:r>
        <w:rPr>
          <w:rFonts w:ascii="Times New Roman" w:hAnsi="Times New Roman"/>
          <w:color w:val="000000"/>
          <w:lang w:val="en-US"/>
        </w:rPr>
        <w:instrText xml:space="preserve">rra","given":"M."},{"family":"David","given":"A. S."}],"issued":{"date-parts":[["2004",1]]}},"label":"page"},{"id":12055,"uris":["http://</w:instrText>
      </w:r>
      <w:r>
        <w:rPr>
          <w:rFonts w:ascii="Times New Roman" w:hAnsi="Times New Roman"/>
          <w:color w:val="000000"/>
          <w:lang w:val="en-US"/>
        </w:rPr>
        <w:instrText xml:space="preserve">zotero.org/users/980623/items/4ZS42JCX"],"itemData":{"id":12055,"type":"article-journal","abstract":"The survey aimed to investigate the prevalence of depersonalization (DP) experiences, its sociodemographic characteristics and its </w:instrText>
      </w:r>
      <w:r>
        <w:rPr>
          <w:rFonts w:ascii="Times New Roman" w:hAnsi="Times New Roman"/>
          <w:color w:val="000000"/>
          <w:lang w:val="en-US"/>
        </w:rPr>
        <w:instrText xml:space="preserve">associations with medical conditions, illness behavior, and potential etiologic factors. A representative face-to-face household survey was con</w:instrText>
      </w:r>
      <w:r>
        <w:rPr>
          <w:rFonts w:ascii="Times New Roman" w:hAnsi="Times New Roman"/>
          <w:color w:val="000000"/>
          <w:lang w:val="en-US"/>
        </w:rPr>
        <w:instrText xml:space="preserve">ducted. The sample consists of n = 1,287 participants aged 14 to 90 years. Sociodemographic variables, medical conditions, current mental</w:instrText>
      </w:r>
      <w:r>
        <w:rPr>
          <w:rFonts w:ascii="Times New Roman" w:hAnsi="Times New Roman"/>
          <w:color w:val="000000"/>
          <w:lang w:val="en-US"/>
        </w:rPr>
        <w:instrText xml:space="preserve"> disorders, health care utilization, and childhood adversities were assessed. A total of 1.9% participants scored in the range of clinically significant DP (DP-C) and 9.7% reported at least some impairment through DP (DP-I). DP-C/DP</w:instrText>
      </w:r>
      <w:r>
        <w:rPr>
          <w:rFonts w:ascii="Times New Roman" w:hAnsi="Times New Roman"/>
          <w:color w:val="000000"/>
          <w:lang w:val="en-US"/>
        </w:rPr>
        <w:instrText xml:space="preserve">-I were strongly associated with depression and anxiety. After adjustment for depression and anxiety, DP-C and DP-I were independently associat</w:instrText>
      </w:r>
      <w:r>
        <w:rPr>
          <w:rFonts w:ascii="Times New Roman" w:hAnsi="Times New Roman"/>
          <w:color w:val="000000"/>
          <w:lang w:val="en-US"/>
        </w:rPr>
        <w:instrText xml:space="preserve">ed with hypertension, diabetes mellitus, chronic pulmonary disease, severe pain, and childhood adversities. We conclude that DP is common</w:instrText>
      </w:r>
      <w:r>
        <w:rPr>
          <w:rFonts w:ascii="Times New Roman" w:hAnsi="Times New Roman"/>
          <w:color w:val="000000"/>
          <w:lang w:val="en-US"/>
        </w:rPr>
        <w:instrText xml:space="preserve">, it can not be reduced to a negligible variant of depression or anxiety and that more awareness about DP with respect to detection and research is urgently required.","container-title":"The Journal of Nervous and Mental Disease","D</w:instrText>
      </w:r>
      <w:r>
        <w:rPr>
          <w:rFonts w:ascii="Times New Roman" w:hAnsi="Times New Roman"/>
          <w:color w:val="000000"/>
          <w:lang w:val="en-US"/>
        </w:rPr>
        <w:instrText xml:space="preserve">OI":"10.1097/NMD.0b013e3181aacd94","ISSN":"1539-736X","issue":"7","journalAbbreviation":"J. Nerv. Ment. Dis.","language":"eng","note":"PMID: 19</w:instrText>
      </w:r>
      <w:r>
        <w:rPr>
          <w:rFonts w:ascii="Times New Roman" w:hAnsi="Times New Roman"/>
          <w:color w:val="000000"/>
          <w:lang w:val="en-US"/>
        </w:rPr>
        <w:instrText xml:space="preserve">597357","page":"499-506","source":"PubMed","title":"Prevalence, correlates, and predictors of depersonalization experiences in the German</w:instrText>
      </w:r>
      <w:r>
        <w:rPr>
          <w:rFonts w:ascii="Times New Roman" w:hAnsi="Times New Roman"/>
          <w:color w:val="000000"/>
          <w:lang w:val="en-US"/>
        </w:rPr>
        <w:instrText xml:space="preserve"> general population","volume":"197","author":[{"family":"Michal","given":"Matthias"},{"family":"Wiltink","given":"Jörg"},{"family":"Subic-Wrana","given":"Claudia"},{"family":"Zwerenz","given":"Rüdiger"},{"family":"Tuin","given":"Ink</w:instrText>
      </w:r>
      <w:r>
        <w:rPr>
          <w:rFonts w:ascii="Times New Roman" w:hAnsi="Times New Roman"/>
          <w:color w:val="000000"/>
          <w:lang w:val="en-US"/>
        </w:rPr>
        <w:instrText xml:space="preserve">a"},{"family":"Lichy","given":"Marcel"},{"family":"Brähler","given":"Elmar"},{"family":"Beutel","given":"Manfred E."}],"issued":{"date-parts":[</w:instrText>
      </w:r>
      <w:r>
        <w:rPr>
          <w:rFonts w:ascii="Times New Roman" w:hAnsi="Times New Roman"/>
          <w:color w:val="000000"/>
          <w:lang w:val="en-US"/>
        </w:rPr>
        <w:instrText xml:space="preserve">["2009",7]]}},"label":"page"}],"schema":"https://github.com/citation-style-language/schema/raw/master/csl-citation.json"}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(Hunter et al. 2004; Michal et al. 2009)</w:t>
      </w:r>
      <w:r>
        <w:rPr>
          <w:rFonts w:ascii="Times New Roman" w:hAnsi="Times New Roman"/>
          <w:color w:val="000000"/>
          <w:lang w:val="en-US"/>
        </w:rPr>
        <w:fldChar w:fldCharType="end"/>
      </w:r>
      <w:r>
        <w:rPr>
          <w:rFonts w:ascii="Times New Roman" w:hAnsi="Times New Roman"/>
          <w:color w:val="000000"/>
          <w:lang w:val="en-US"/>
        </w:rPr>
        <w:t xml:space="preserve">, </w:t>
      </w:r>
      <w:r>
        <w:rPr>
          <w:rFonts w:ascii="Times New Roman" w:hAnsi="Times New Roman"/>
          <w:color w:val="000000"/>
          <w:lang w:val="en-US"/>
        </w:rPr>
        <w:t xml:space="preserve">but it has been argued that </w:t>
      </w:r>
      <w:r>
        <w:rPr>
          <w:rFonts w:ascii="Times New Roman" w:hAnsi="Times New Roman"/>
          <w:color w:val="000000"/>
          <w:lang w:val="en-US"/>
        </w:rPr>
        <w:t xml:space="preserve">DD </w:t>
      </w:r>
      <w:r>
        <w:rPr>
          <w:rFonts w:ascii="Times New Roman" w:hAnsi="Times New Roman"/>
          <w:color w:val="000000"/>
          <w:lang w:val="en-US"/>
        </w:rPr>
        <w:t xml:space="preserve">is </w:t>
      </w:r>
      <w:r>
        <w:rPr>
          <w:rFonts w:ascii="Times New Roman" w:hAnsi="Times New Roman"/>
          <w:color w:val="000000"/>
          <w:lang w:val="en-US"/>
        </w:rPr>
        <w:t xml:space="preserve">likely </w:t>
      </w:r>
      <w:r>
        <w:rPr>
          <w:rFonts w:ascii="Times New Roman" w:hAnsi="Times New Roman"/>
          <w:color w:val="000000"/>
          <w:lang w:val="en-US"/>
        </w:rPr>
        <w:t xml:space="preserve">underdiagnosed </w:t>
      </w:r>
      <w:r>
        <w:rPr>
          <w:rFonts w:ascii="Times New Roman" w:hAnsi="Times New Roman"/>
          <w:color w:val="000000"/>
          <w:lang w:val="en-US"/>
        </w:rPr>
        <w:t xml:space="preserve">in the </w:t>
      </w:r>
      <w:r>
        <w:rPr>
          <w:rFonts w:ascii="Times New Roman" w:hAnsi="Times New Roman"/>
          <w:color w:val="000000"/>
          <w:lang w:val="en-US"/>
        </w:rPr>
        <w:t xml:space="preserve">general </w:t>
      </w:r>
      <w:r>
        <w:rPr>
          <w:rFonts w:ascii="Times New Roman" w:hAnsi="Times New Roman"/>
          <w:color w:val="000000"/>
          <w:lang w:val="en-US"/>
        </w:rPr>
        <w:t xml:space="preserve">population</w:t>
      </w:r>
      <w:r>
        <w:rPr>
          <w:rFonts w:ascii="Times New Roman" w:hAnsi="Times New Roman"/>
          <w:color w:val="000000"/>
          <w:lang w:val="en-US"/>
        </w:rPr>
        <w:t xml:space="preserve"> </w:t>
      </w:r>
      <w:r>
        <w:rPr>
          <w:rFonts w:ascii="Times New Roman" w:hAnsi="Times New Roman"/>
          <w:color w:val="000000"/>
          <w:lang w:val="en-US"/>
        </w:rPr>
        <w:fldChar w:fldCharType="begin"/>
      </w:r>
      <w:r>
        <w:rPr>
          <w:rFonts w:ascii="Times New Roman" w:hAnsi="Times New Roman"/>
          <w:color w:val="000000"/>
          <w:lang w:val="en-US"/>
        </w:rPr>
        <w:instrText xml:space="preserve"> ADDIN ZOTERO_ITEM CSL_CITATION {"citationID":"a14lbsmaj3m","properties":{"formattedCitation":"(Michal et al. 2010)","pl</w:instrText>
      </w:r>
      <w:r>
        <w:rPr>
          <w:rFonts w:ascii="Times New Roman" w:hAnsi="Times New Roman"/>
          <w:color w:val="000000"/>
          <w:lang w:val="en-US"/>
        </w:rPr>
        <w:instrText xml:space="preserve">ainCitatio</w:instrText>
      </w:r>
      <w:r>
        <w:rPr>
          <w:rFonts w:ascii="Times New Roman" w:hAnsi="Times New Roman"/>
          <w:color w:val="000000"/>
          <w:lang w:val="en-US"/>
        </w:rPr>
        <w:instrText xml:space="preserve">n":"(Michal et al. 2010)","noteIndex":0},"citationItems":[{"id":13695,"uris":["http://zotero.org/users/980623/items/9AHQ77AI"],"itemData":{"id":13695,"type":"article-journal","abstract":"OBJECTIVES: The study determines how often Depersonalization-Derealiz</w:instrText>
      </w:r>
      <w:r>
        <w:rPr>
          <w:rFonts w:ascii="Times New Roman" w:hAnsi="Times New Roman"/>
          <w:color w:val="000000"/>
          <w:lang w:val="en-US"/>
        </w:rPr>
        <w:instrText xml:space="preserve">ation Disorder (ICD-10: F48.1) is diagno</w:instrText>
      </w:r>
      <w:r>
        <w:rPr>
          <w:rFonts w:ascii="Times New Roman" w:hAnsi="Times New Roman"/>
          <w:color w:val="000000"/>
          <w:lang w:val="en-US"/>
        </w:rPr>
        <w:instrText xml:space="preserve">sed in the general population and analyzes the associations of other diseases with F48.1.\nMETHODS: The sample consists of 1.567 million insured persons of a statutory health insurance fund in Germany. We a</w:instrText>
      </w:r>
      <w:r>
        <w:rPr>
          <w:rFonts w:ascii="Times New Roman" w:hAnsi="Times New Roman"/>
          <w:color w:val="000000"/>
          <w:lang w:val="en-US"/>
        </w:rPr>
        <w:instrText xml:space="preserve">nalyzed th</w:instrText>
      </w:r>
      <w:r>
        <w:rPr>
          <w:rFonts w:ascii="Times New Roman" w:hAnsi="Times New Roman"/>
          <w:color w:val="000000"/>
          <w:lang w:val="en-US"/>
        </w:rPr>
        <w:instrText xml:space="preserve">e prevalence of F48.1 and the associations of F48.1 with other diseases according to ICD-10.\nRESULTS: We found a 1-year prevalence of 0.007 % for the diagnosis of F48.1. After adjustment for age, sex, depression and anxiety, several somatic disease groups</w:instrText>
      </w:r>
      <w:r>
        <w:rPr>
          <w:rFonts w:ascii="Times New Roman" w:hAnsi="Times New Roman"/>
          <w:color w:val="000000"/>
          <w:lang w:val="en-US"/>
        </w:rPr>
        <w:instrText xml:space="preserve"> were found to be associated with an inc</w:instrText>
      </w:r>
      <w:r>
        <w:rPr>
          <w:rFonts w:ascii="Times New Roman" w:hAnsi="Times New Roman"/>
          <w:color w:val="000000"/>
          <w:lang w:val="en-US"/>
        </w:rPr>
        <w:instrText xml:space="preserve">reased likelihood of F48.1, e.g., abnormalities of breathing (R06), cardiac arrhythmias (I47-I49), epilepsy (G40), dizziness (H81, H82, R42) and headache (G43, G44, R51).\nCONCLUSIONS: According to epidemio</w:instrText>
      </w:r>
      <w:r>
        <w:rPr>
          <w:rFonts w:ascii="Times New Roman" w:hAnsi="Times New Roman"/>
          <w:color w:val="000000"/>
          <w:lang w:val="en-US"/>
        </w:rPr>
        <w:instrText xml:space="preserve">logical st</w:instrText>
      </w:r>
      <w:r>
        <w:rPr>
          <w:rFonts w:ascii="Times New Roman" w:hAnsi="Times New Roman"/>
          <w:color w:val="000000"/>
          <w:lang w:val="en-US"/>
        </w:rPr>
        <w:instrText xml:space="preserve">udies, the prevalence of depersonalization-derealization disorder is 1-2 %. We therefore conclude that F48.1 is severely underdiagnosed. Increased awareness for the detection of F48.1 and further health care research are urgently warranted.","container-tit</w:instrText>
      </w:r>
      <w:r>
        <w:rPr>
          <w:rFonts w:ascii="Times New Roman" w:hAnsi="Times New Roman"/>
          <w:color w:val="000000"/>
          <w:lang w:val="en-US"/>
        </w:rPr>
        <w:instrText xml:space="preserve">le":"Zeitschrift Fur Psychosomatische Me</w:instrText>
      </w:r>
      <w:r>
        <w:rPr>
          <w:rFonts w:ascii="Times New Roman" w:hAnsi="Times New Roman"/>
          <w:color w:val="000000"/>
          <w:lang w:val="en-US"/>
        </w:rPr>
        <w:instrText xml:space="preserve">dizin Und Psychotherapie","DOI":"10.13109/zptm.2010.56.1.74","ISSN":"1438-3608","issue":"1","journalAbbreviation":"Z Psychosom Med Psychother","language":"ger","note":"PMID: 20229493","page":"74-83","source</w:instrText>
      </w:r>
      <w:r>
        <w:rPr>
          <w:rFonts w:ascii="Times New Roman" w:hAnsi="Times New Roman"/>
          <w:color w:val="000000"/>
          <w:lang w:val="en-US"/>
        </w:rPr>
        <w:instrText xml:space="preserve">":"PubMed"</w:instrText>
      </w:r>
      <w:r>
        <w:rPr>
          <w:rFonts w:ascii="Times New Roman" w:hAnsi="Times New Roman"/>
          <w:color w:val="000000"/>
          <w:lang w:val="en-US"/>
        </w:rPr>
        <w:instrText xml:space="preserve">,"title":"[How often is the Depersonalization-Derealization Disorder (ICD-10: F48.1) diagnosed in the outpatient health-care service?]","title-short":"[How often is the Depersonalization-Derealization Disorder (ICD-10","volume":"56","author":[{"family":"Mi</w:instrText>
      </w:r>
      <w:r>
        <w:rPr>
          <w:rFonts w:ascii="Times New Roman" w:hAnsi="Times New Roman"/>
          <w:color w:val="000000"/>
          <w:lang w:val="en-US"/>
        </w:rPr>
        <w:instrText xml:space="preserve">chal","given":"Matthias"},{"family":"Beu</w:instrText>
      </w:r>
      <w:r>
        <w:rPr>
          <w:rFonts w:ascii="Times New Roman" w:hAnsi="Times New Roman"/>
          <w:color w:val="000000"/>
          <w:lang w:val="en-US"/>
        </w:rPr>
        <w:instrText xml:space="preserve">tel","given":"Manfred E."},{"family":"Grobe","given":"Thomas G."}],"issued":{"date-parts":[["2010"]]}}}],"schema":"https://github.com/citation-style-language/schema/raw/master/csl-citation.json"}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(Michal e</w:t>
      </w:r>
      <w:r>
        <w:rPr>
          <w:rFonts w:ascii="Times New Roman" w:hAnsi="Times New Roman"/>
          <w:color w:val="000000"/>
          <w:lang w:val="en-US"/>
        </w:rPr>
        <w:t xml:space="preserve">t al. 2010)</w:t>
      </w:r>
      <w:r>
        <w:rPr>
          <w:rFonts w:ascii="Times New Roman" w:hAnsi="Times New Roman"/>
          <w:color w:val="000000"/>
          <w:lang w:val="en-US"/>
        </w:rPr>
        <w:fldChar w:fldCharType="end"/>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All of </w:t>
      </w:r>
      <w:r>
        <w:rPr>
          <w:rFonts w:ascii="Times New Roman" w:hAnsi="Times New Roman"/>
          <w:color w:val="000000"/>
          <w:lang w:val="en-US"/>
        </w:rPr>
        <w:t xml:space="preserve">t</w:t>
      </w:r>
      <w:r>
        <w:rPr>
          <w:rFonts w:ascii="Times New Roman" w:hAnsi="Times New Roman"/>
          <w:color w:val="000000"/>
          <w:lang w:val="en-US"/>
        </w:rPr>
        <w:t xml:space="preserve">his highlights the need for improved awareness about DD symptoms among healthcare professionals and adapted screening tools.</w:t>
      </w:r>
      <w:r>
        <w:rPr>
          <w:rFonts w:ascii="Times New Roman" w:hAnsi="Times New Roman"/>
          <w:color w:val="000000"/>
          <w:lang w:val="en-US"/>
        </w:rPr>
      </w:r>
      <w:r>
        <w:rPr>
          <w:rFonts w:ascii="Times New Roman" w:hAnsi="Times New Roman"/>
          <w:color w:val="000000"/>
          <w:lang w:val="en-US"/>
        </w:rPr>
      </w:r>
    </w:p>
    <w:p>
      <w:pPr>
        <w:pStyle w:val="949"/>
        <w:pBdr/>
        <w:spacing w:after="0" w:line="240" w:lineRule="auto"/>
        <w:ind w:firstLine="708"/>
        <w:jc w:val="both"/>
        <w:rPr>
          <w:rFonts w:ascii="Times New Roman" w:hAnsi="Times New Roman"/>
          <w:color w:val="ff0000"/>
          <w:lang w:val="en-US"/>
        </w:rPr>
      </w:pPr>
      <w:r>
        <w:rPr>
          <w:rFonts w:ascii="Times New Roman" w:hAnsi="Times New Roman"/>
          <w:lang w:val="en-US"/>
        </w:rPr>
        <w:t xml:space="preserve">Reliable</w:t>
      </w:r>
      <w:r>
        <w:rPr>
          <w:rFonts w:ascii="Times New Roman" w:hAnsi="Times New Roman"/>
          <w:lang w:val="en-US"/>
        </w:rPr>
        <w:t xml:space="preserve"> tools for </w:t>
      </w:r>
      <w:r>
        <w:rPr>
          <w:rFonts w:ascii="Times New Roman" w:hAnsi="Times New Roman"/>
          <w:lang w:val="en-US"/>
        </w:rPr>
        <w:t xml:space="preserve">assessing</w:t>
      </w:r>
      <w:r>
        <w:rPr>
          <w:rFonts w:ascii="Times New Roman" w:hAnsi="Times New Roman"/>
          <w:lang w:val="en-US"/>
        </w:rPr>
        <w:t xml:space="preserve"> mental health </w:t>
      </w:r>
      <w:r>
        <w:rPr>
          <w:rFonts w:ascii="Times New Roman" w:hAnsi="Times New Roman"/>
          <w:lang w:val="en-US"/>
        </w:rPr>
        <w:t xml:space="preserve">symptoms, including those related to DD, are </w:t>
      </w:r>
      <w:r>
        <w:rPr>
          <w:rFonts w:ascii="Times New Roman" w:hAnsi="Times New Roman"/>
          <w:lang w:val="en-US"/>
        </w:rPr>
        <w:t xml:space="preserve">essential for cross-sectional and longitudinal </w:t>
      </w:r>
      <w:r>
        <w:rPr>
          <w:rFonts w:ascii="Times New Roman" w:hAnsi="Times New Roman"/>
          <w:lang w:val="en-US"/>
        </w:rPr>
        <w:t xml:space="preserve">research</w:t>
      </w:r>
      <w:r>
        <w:rPr>
          <w:rFonts w:ascii="Times New Roman" w:hAnsi="Times New Roman"/>
          <w:lang w:val="en-US"/>
        </w:rPr>
        <w:t xml:space="preserve">.</w:t>
      </w:r>
      <w:r>
        <w:rPr>
          <w:rFonts w:ascii="Times New Roman" w:hAnsi="Times New Roman"/>
          <w:lang w:val="en-US"/>
        </w:rPr>
        <w:t xml:space="preserve"> Several </w:t>
      </w:r>
      <w:r>
        <w:rPr>
          <w:rFonts w:ascii="Times New Roman" w:hAnsi="Times New Roman"/>
          <w:lang w:val="en-US"/>
        </w:rPr>
        <w:t xml:space="preserve">instruments</w:t>
      </w:r>
      <w:r>
        <w:rPr>
          <w:rFonts w:ascii="Times New Roman" w:hAnsi="Times New Roman"/>
          <w:lang w:val="en-US"/>
        </w:rPr>
        <w:t xml:space="preserve"> have been developed to </w:t>
      </w:r>
      <w:r>
        <w:rPr>
          <w:rFonts w:ascii="Times New Roman" w:hAnsi="Times New Roman"/>
          <w:lang w:val="en-US"/>
        </w:rPr>
        <w:t xml:space="preserve">assess</w:t>
      </w:r>
      <w:r>
        <w:rPr>
          <w:rFonts w:ascii="Times New Roman" w:hAnsi="Times New Roman"/>
          <w:lang w:val="en-US"/>
        </w:rPr>
        <w:t xml:space="preserve"> DD, including the Cox &amp; Swinson questionnaire </w:t>
      </w:r>
      <w:r>
        <w:rPr>
          <w:rFonts w:ascii="Times New Roman" w:hAnsi="Times New Roman"/>
          <w:lang w:val="en-US"/>
        </w:rPr>
        <w:fldChar w:fldCharType="begin"/>
      </w:r>
      <w:r>
        <w:rPr>
          <w:rFonts w:ascii="Times New Roman" w:hAnsi="Times New Roman"/>
          <w:lang w:val="en-US"/>
        </w:rPr>
        <w:instrText xml:space="preserve"> ADDIN ZOTERO_ITEM CSL_CITATION {"citationID":"yzvrrnsd","properties":{"formattedCitation":"(Cox and Swinson 2002)","plainC</w:instrText>
      </w:r>
      <w:r>
        <w:rPr>
          <w:rFonts w:ascii="Times New Roman" w:hAnsi="Times New Roman"/>
          <w:lang w:val="en-US"/>
        </w:rPr>
        <w:instrText xml:space="preserve">itation":"(Cox and Swinson 2002)","noteIndex":0},"citationItems":[{"id":1114,"uris":["http://zotero.org/users/980623/items/BDTPHB5S",["http://zoter</w:instrText>
      </w:r>
      <w:r>
        <w:rPr>
          <w:rFonts w:ascii="Times New Roman" w:hAnsi="Times New Roman"/>
          <w:lang w:val="en-US"/>
        </w:rPr>
        <w:instrText xml:space="preserve">o.org/users/980623/items/BDTPHB5S"]],"itemData":{"id":1114,"type":"article-journal","abstract":"There is a lo</w:instrText>
      </w:r>
      <w:r>
        <w:rPr>
          <w:rFonts w:ascii="Times New Roman" w:hAnsi="Times New Roman"/>
          <w:lang w:val="en-US"/>
        </w:rPr>
        <w:instrText xml:space="preserve">ng history of scholarly interest on depersonalization-derealization (DD) and its role in clinical anxiety, but there is a paucity of appropriate assessment instruments available. Our objective was to develop and evaluate a self-report measure of DD for use</w:instrText>
      </w:r>
      <w:r>
        <w:rPr>
          <w:rFonts w:ascii="Times New Roman" w:hAnsi="Times New Roman"/>
          <w:lang w:val="en-US"/>
        </w:rPr>
        <w:instrText xml:space="preserve"> with clinically anxious patients. Panic disorder patients (n=169) were surveyed about DD experiences and provided data on a new item pool for psyc</w:instrText>
      </w:r>
      <w:r>
        <w:rPr>
          <w:rFonts w:ascii="Times New Roman" w:hAnsi="Times New Roman"/>
          <w:lang w:val="en-US"/>
        </w:rPr>
        <w:instrText xml:space="preserve">hometric development. DD episodes were common and a 28-item Depersonalization-Derealization Inventory was fou</w:instrText>
      </w:r>
      <w:r>
        <w:rPr>
          <w:rFonts w:ascii="Times New Roman" w:hAnsi="Times New Roman"/>
          <w:lang w:val="en-US"/>
        </w:rPr>
        <w:instrText xml:space="preserve">nd to possess good reliability and validity. DD appears to be prevalent and clinically relevant in panic disorder. Continued study of DD is warranted and may be facilitated by the availability of a suitable instrument with promising psychometric properties</w:instrText>
      </w:r>
      <w:r>
        <w:rPr>
          <w:rFonts w:ascii="Times New Roman" w:hAnsi="Times New Roman"/>
          <w:lang w:val="en-US"/>
        </w:rPr>
        <w:instrText xml:space="preserve">. A 12-item version of the instrument may be appropriate as a brief screen.","container-title":"Depress Anxiety","ISSN":"1091-4269 (Print)","note":</w:instrText>
      </w:r>
      <w:r>
        <w:rPr>
          <w:rFonts w:ascii="Times New Roman" w:hAnsi="Times New Roman"/>
          <w:lang w:val="en-US"/>
        </w:rPr>
        <w:instrText xml:space="preserve">"4","page":"172-5","title":"Instrument to assess depersonalization-derealization in panic disorder","title-sh</w:instrText>
      </w:r>
      <w:r>
        <w:rPr>
          <w:rFonts w:ascii="Times New Roman" w:hAnsi="Times New Roman"/>
          <w:lang w:val="en-US"/>
        </w:rPr>
        <w:instrText xml:space="preserve">ort":"Instrument to assess depersonalization-derealization in panic disorder","volume":"15","author":[{"family":"Cox","given":"B. J."},{"family":"Swinson","given":"R. P."}],"issued":{"date-parts":[["2002"]]}}}],"schema":"https://github.com/citation-style-l</w:instrText>
      </w:r>
      <w:r>
        <w:rPr>
          <w:rFonts w:ascii="Times New Roman" w:hAnsi="Times New Roman"/>
          <w:lang w:val="en-US"/>
        </w:rPr>
        <w:instrText xml:space="preserve">anguage/schema/raw/master/csl-citation.json"} </w:instrText>
      </w:r>
      <w:r>
        <w:rPr>
          <w:rFonts w:ascii="Times New Roman" w:hAnsi="Times New Roman"/>
          <w:lang w:val="en-US"/>
        </w:rPr>
        <w:fldChar w:fldCharType="separate"/>
      </w:r>
      <w:r>
        <w:rPr>
          <w:rFonts w:ascii="Times New Roman" w:hAnsi="Times New Roman"/>
          <w:lang w:val="en-US"/>
        </w:rPr>
        <w:t xml:space="preserve">(Cox and Swinson 2002)</w:t>
      </w:r>
      <w:r>
        <w:rPr>
          <w:rFonts w:ascii="Times New Roman" w:hAnsi="Times New Roman"/>
          <w:lang w:val="en-US"/>
        </w:rPr>
        <w:fldChar w:fldCharType="end"/>
      </w:r>
      <w:r>
        <w:rPr>
          <w:rFonts w:ascii="Times New Roman" w:hAnsi="Times New Roman"/>
          <w:lang w:val="en-US"/>
        </w:rPr>
        <w:t xml:space="preserve">, the Dixon’s Scale </w:t>
      </w:r>
      <w:r>
        <w:rPr>
          <w:rFonts w:ascii="Times New Roman" w:hAnsi="Times New Roman"/>
          <w:lang w:val="en-US"/>
        </w:rPr>
        <w:fldChar w:fldCharType="begin"/>
      </w:r>
      <w:r>
        <w:rPr>
          <w:rFonts w:ascii="Times New Roman" w:hAnsi="Times New Roman"/>
          <w:lang w:val="en-US"/>
        </w:rPr>
        <w:instrText xml:space="preserve"> ADDIN ZOTERO_ITEM CSL_CITATION {"citationID":"Z8rjK59s"</w:instrText>
      </w:r>
      <w:r>
        <w:rPr>
          <w:rFonts w:ascii="Times New Roman" w:hAnsi="Times New Roman"/>
          <w:lang w:val="en-US"/>
        </w:rPr>
        <w:instrText xml:space="preserve">,"properties":{"formattedCitation":"(Dixon 1963)","plainCitation":"(Dixon 1963)","noteIndex":0},"citationItem</w:instrText>
      </w:r>
      <w:r>
        <w:rPr>
          <w:rFonts w:ascii="Times New Roman" w:hAnsi="Times New Roman"/>
          <w:lang w:val="en-US"/>
        </w:rPr>
        <w:instrText xml:space="preserve">s":[{"id":12311,"uris":["http://zotero.org/users/980623/items/IMZKVFGR",["http://zotero.org/users/980623/items/IMZKVFGR"]],"itemData":{"id":12311,"type":"article-journal","container-title":"The British Journal of Psychiatry: The Journal of Mental Science",</w:instrText>
      </w:r>
      <w:r>
        <w:rPr>
          <w:rFonts w:ascii="Times New Roman" w:hAnsi="Times New Roman"/>
          <w:lang w:val="en-US"/>
        </w:rPr>
        <w:instrText xml:space="preserve">"DOI":"10.1192/bjp.109.460.371","ISSN":"0007-1250","journalAbbreviation":"Br J Psychiatry","language":"eng","note":"PMID: 14028126","page":"371-375</w:instrText>
      </w:r>
      <w:r>
        <w:rPr>
          <w:rFonts w:ascii="Times New Roman" w:hAnsi="Times New Roman"/>
          <w:lang w:val="en-US"/>
        </w:rPr>
        <w:instrText xml:space="preserve">","source":"PubMed","title":"Deperson</w:instrText>
      </w:r>
      <w:r>
        <w:rPr>
          <w:rFonts w:ascii="Times New Roman" w:hAnsi="Times New Roman"/>
          <w:lang w:val="en-US"/>
        </w:rPr>
        <w:instrText xml:space="preserve">alization phenomena in a sample population of college students","volume":"109","author":[{"family":"Dixon","given":"J. C."}],"issued":{"date-parts":[["1963",5]]}}}],"schema":"https://github.com/citation-style-language/schema/raw/master/csl-citation.json"}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(Dixon 1963)</w:t>
      </w:r>
      <w:r>
        <w:rPr>
          <w:rFonts w:ascii="Times New Roman" w:hAnsi="Times New Roman"/>
          <w:lang w:val="en-US"/>
        </w:rPr>
        <w:fldChar w:fldCharType="end"/>
      </w:r>
      <w:r>
        <w:rPr>
          <w:rFonts w:ascii="Times New Roman" w:hAnsi="Times New Roman"/>
          <w:lang w:val="en-US"/>
        </w:rPr>
        <w:t xml:space="preserve">, the Jacobs &amp; Bovasso’s Depersonalization Scale </w:t>
      </w:r>
      <w:r>
        <w:rPr>
          <w:rFonts w:ascii="Times New Roman" w:hAnsi="Times New Roman"/>
          <w:lang w:val="en-US"/>
        </w:rPr>
        <w:fldChar w:fldCharType="begin"/>
      </w:r>
      <w:r>
        <w:rPr>
          <w:rFonts w:ascii="Times New Roman" w:hAnsi="Times New Roman"/>
          <w:lang w:val="en-US"/>
        </w:rPr>
        <w:instrText xml:space="preserve"> ADDIN Z</w:instrText>
      </w:r>
      <w:r>
        <w:rPr>
          <w:rFonts w:ascii="Times New Roman" w:hAnsi="Times New Roman"/>
          <w:lang w:val="en-US"/>
        </w:rPr>
        <w:instrText xml:space="preserve">OTERO_ITEM CSL_CITATION {"citationID":"UvZOw50I","properties":{"formattedCitation":"(Jacobs and Bovasso 1992)","plainCitation":"(Jacobs and Bovasso</w:instrText>
      </w:r>
      <w:r>
        <w:rPr>
          <w:rFonts w:ascii="Times New Roman" w:hAnsi="Times New Roman"/>
          <w:lang w:val="en-US"/>
        </w:rPr>
        <w:instrText xml:space="preserve"> 1992)","noteIndex":0},"citationItems":[{"id":12313,"uris":["http://zotero.org/users/980623/items/38MI2959",[</w:instrText>
      </w:r>
      <w:r>
        <w:rPr>
          <w:rFonts w:ascii="Times New Roman" w:hAnsi="Times New Roman"/>
          <w:lang w:val="en-US"/>
        </w:rPr>
        <w:instrText xml:space="preserve">"http://zotero.org/users/980623/items/38MI2959"]],"itemData":{"id":12313,"type":"article-journal","abstract":"Little consensus or systematic research exists regarding the symptoms that constitute depersonalization and its association with affective and per</w:instrText>
      </w:r>
      <w:r>
        <w:rPr>
          <w:rFonts w:ascii="Times New Roman" w:hAnsi="Times New Roman"/>
          <w:lang w:val="en-US"/>
        </w:rPr>
        <w:instrText xml:space="preserve">ceptual dysfunctions. A scale was constructed to measure depersonalization experiences reported in the literature and four items representing psych</w:instrText>
      </w:r>
      <w:r>
        <w:rPr>
          <w:rFonts w:ascii="Times New Roman" w:hAnsi="Times New Roman"/>
          <w:lang w:val="en-US"/>
        </w:rPr>
        <w:instrText xml:space="preserve">otic symptoms. Five factors representing different types of depersonalization emerged: Inauthenticity, Self-N</w:instrText>
      </w:r>
      <w:r>
        <w:rPr>
          <w:rFonts w:ascii="Times New Roman" w:hAnsi="Times New Roman"/>
          <w:lang w:val="en-US"/>
        </w:rPr>
        <w:instrText xml:space="preserve">egation, Self-Objectification, Derealization, and Body Detachment. Based on the factors, scales were constructed; these scales have internal consistency ranging from .78 to .84. Each of these factor scales was factorially distinguishable from psychosis and</w:instrText>
      </w:r>
      <w:r>
        <w:rPr>
          <w:rFonts w:ascii="Times New Roman" w:hAnsi="Times New Roman"/>
          <w:lang w:val="en-US"/>
        </w:rPr>
        <w:instrText xml:space="preserve"> correlated between .48 and .58 with the Jackson and Messick (1972) Feelings of Unreality Scale, suggesting divergent and convergent validity. Inau</w:instrText>
      </w:r>
      <w:r>
        <w:rPr>
          <w:rFonts w:ascii="Times New Roman" w:hAnsi="Times New Roman"/>
          <w:lang w:val="en-US"/>
        </w:rPr>
        <w:instrText xml:space="preserve">thenticity, the most frequent and pervasive form of depersonalization experience, was best predicted by a cog</w:instrText>
      </w:r>
      <w:r>
        <w:rPr>
          <w:rFonts w:ascii="Times New Roman" w:hAnsi="Times New Roman"/>
          <w:lang w:val="en-US"/>
        </w:rPr>
        <w:instrText xml:space="preserve">nitive style featuring intense, critical examination of self and others. In contrast, Self-Objectification was best predicted by thought disorganization and perceptual distortion and was experienced somewhat infrequently by relatively few subjects. All for</w:instrText>
      </w:r>
      <w:r>
        <w:rPr>
          <w:rFonts w:ascii="Times New Roman" w:hAnsi="Times New Roman"/>
          <w:lang w:val="en-US"/>
        </w:rPr>
        <w:instrText xml:space="preserve">ms of depersonalization were associated with depression, except Inauthenticity.","container-title":"Journal of Personality Assessment","DOI":"10.12</w:instrText>
      </w:r>
      <w:r>
        <w:rPr>
          <w:rFonts w:ascii="Times New Roman" w:hAnsi="Times New Roman"/>
          <w:lang w:val="en-US"/>
        </w:rPr>
        <w:instrText xml:space="preserve">07/s15327752jpa5902_11","ISSN":"0022-3891","issue":"2","journalAbbreviation":"J Pers Assess","language":"eng"</w:instrText>
      </w:r>
      <w:r>
        <w:rPr>
          <w:rFonts w:ascii="Times New Roman" w:hAnsi="Times New Roman"/>
          <w:lang w:val="en-US"/>
        </w:rPr>
        <w:instrText xml:space="preserve">,"note":"PMID: 1432564","page":"352-365","source":"PubMed","title":"Toward the clarification of the construct of depersonalization and its association with affective and cognitive dysfunctions","volume":"59","author":[{"family":"Jacobs","given":"J. R."},{"</w:instrText>
      </w:r>
      <w:r>
        <w:rPr>
          <w:rFonts w:ascii="Times New Roman" w:hAnsi="Times New Roman"/>
          <w:lang w:val="en-US"/>
        </w:rPr>
        <w:instrText xml:space="preserve">family":"Bovasso","given":"G. B."}],"issued":{"date-parts":[["1992",10]]}}}],"schema":"https://github.com/citation-style-language/schema/raw/master</w:instrText>
      </w:r>
      <w:r>
        <w:rPr>
          <w:rFonts w:ascii="Times New Roman" w:hAnsi="Times New Roman"/>
          <w:lang w:val="en-US"/>
        </w:rPr>
        <w:instrText xml:space="preserve">/csl-citation.json"} </w:instrText>
      </w:r>
      <w:r>
        <w:rPr>
          <w:rFonts w:ascii="Times New Roman" w:hAnsi="Times New Roman"/>
          <w:lang w:val="en-US"/>
        </w:rPr>
        <w:fldChar w:fldCharType="separate"/>
      </w:r>
      <w:r>
        <w:rPr>
          <w:rFonts w:ascii="Times New Roman" w:hAnsi="Times New Roman"/>
          <w:lang w:val="en-US"/>
        </w:rPr>
        <w:t xml:space="preserve">(Jacobs and Bovasso 1992)</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and </w:t>
      </w:r>
      <w:r>
        <w:rPr>
          <w:rFonts w:ascii="Times New Roman" w:hAnsi="Times New Roman"/>
          <w:lang w:val="en-US"/>
        </w:rPr>
        <w:t xml:space="preserve">the </w:t>
      </w:r>
      <w:r>
        <w:rPr>
          <w:rFonts w:ascii="Times New Roman" w:hAnsi="Times New Roman"/>
          <w:lang w:val="en-US"/>
        </w:rPr>
        <w:t xml:space="preserve">Bernstein &amp; Putnam’s Dissociative Experience Scale </w:t>
      </w:r>
      <w:r>
        <w:rPr>
          <w:rFonts w:ascii="Times New Roman" w:hAnsi="Times New Roman"/>
          <w:lang w:val="en-US"/>
        </w:rPr>
        <w:fldChar w:fldCharType="begin"/>
      </w:r>
      <w:r>
        <w:rPr>
          <w:rFonts w:ascii="Times New Roman" w:hAnsi="Times New Roman"/>
          <w:lang w:val="en-US"/>
        </w:rPr>
        <w:instrText xml:space="preserve"> ADDIN ZOTERO_ITEM CSL_CITATION {"citationID":"rug5cqR1","properties":{"formattedCitation":"(Bernstein and Putnam 1986)","plainCitation":"(Bernstein and Putnam 1986)","noteIndex":0},"citationItems":[{"id":12315,"uris":["http://zotero.org/users/980623/item</w:instrText>
      </w:r>
      <w:r>
        <w:rPr>
          <w:rFonts w:ascii="Times New Roman" w:hAnsi="Times New Roman"/>
          <w:lang w:val="en-US"/>
        </w:rPr>
        <w:instrText xml:space="preserve">s/QWTVVTIP",["http://zotero.org/users/980623/items/QWTVVTIP"]],"itemData":{"id":12315,"type":"article-journal","abstract":"Dissociation is a lack o</w:instrText>
      </w:r>
      <w:r>
        <w:rPr>
          <w:rFonts w:ascii="Times New Roman" w:hAnsi="Times New Roman"/>
          <w:lang w:val="en-US"/>
        </w:rPr>
        <w:instrText xml:space="preserve">f the normal integration of thoughts, feelings, and experiences into the stream of consciousness and memory. </w:instrText>
      </w:r>
      <w:r>
        <w:rPr>
          <w:rFonts w:ascii="Times New Roman" w:hAnsi="Times New Roman"/>
          <w:lang w:val="en-US"/>
        </w:rPr>
        <w:instrText xml:space="preserve">Dissociation occurs to some degree in normal individuals and is thought to be more prevalent in persons with major mental illnesses. The Dissociative Experiences Scale (DES) has been developed to offer a means of reliably measuring dissociation in normal a</w:instrText>
      </w:r>
      <w:r>
        <w:rPr>
          <w:rFonts w:ascii="Times New Roman" w:hAnsi="Times New Roman"/>
          <w:lang w:val="en-US"/>
        </w:rPr>
        <w:instrText xml:space="preserve">nd clinical populations. Scale items were developed using clinical data and interviews, scales involving memory loss, and consultations with expert</w:instrText>
      </w:r>
      <w:r>
        <w:rPr>
          <w:rFonts w:ascii="Times New Roman" w:hAnsi="Times New Roman"/>
          <w:lang w:val="en-US"/>
        </w:rPr>
        <w:instrText xml:space="preserve">s in dissociation. Pilot testing was performed to refine the wording and format of the scale. The scale is a </w:instrText>
      </w:r>
      <w:r>
        <w:rPr>
          <w:rFonts w:ascii="Times New Roman" w:hAnsi="Times New Roman"/>
          <w:lang w:val="en-US"/>
        </w:rPr>
        <w:instrText xml:space="preserve">28-item self-report questionnaire. Subjects were asked to make slashes on 100-mm lines to indicate where they fall on a continuum for each question. In addition, demographic information (age, sex, occupation, and level of education) was collected so that t</w:instrText>
      </w:r>
      <w:r>
        <w:rPr>
          <w:rFonts w:ascii="Times New Roman" w:hAnsi="Times New Roman"/>
          <w:lang w:val="en-US"/>
        </w:rPr>
        <w:instrText xml:space="preserve">he connection between these variables and scale scores could be examined. The mean of all item scores ranges from 0 to 100 and is called the DES sc</w:instrText>
      </w:r>
      <w:r>
        <w:rPr>
          <w:rFonts w:ascii="Times New Roman" w:hAnsi="Times New Roman"/>
          <w:lang w:val="en-US"/>
        </w:rPr>
        <w:instrText xml:space="preserve">ore. The scale was administered to between 10 and 39 subjects in each of the following populations: normal ad</w:instrText>
      </w:r>
      <w:r>
        <w:rPr>
          <w:rFonts w:ascii="Times New Roman" w:hAnsi="Times New Roman"/>
          <w:lang w:val="en-US"/>
        </w:rPr>
        <w:instrText xml:space="preserve">ults, late adolescent college students, and persons suffering from alcoholism, agoraphobia, phobic-anxious disorders, posttraumatic stress disorder, schizophrenia, and multiple personality disorder. Reliability testing of the scale showed that the scale ha</w:instrText>
      </w:r>
      <w:r>
        <w:rPr>
          <w:rFonts w:ascii="Times New Roman" w:hAnsi="Times New Roman"/>
          <w:lang w:val="en-US"/>
        </w:rPr>
        <w:instrText xml:space="preserve">d good test-retest and good split-half reliability. Item-scale score correlations were all significant, indicating good internal consistency and co</w:instrText>
      </w:r>
      <w:r>
        <w:rPr>
          <w:rFonts w:ascii="Times New Roman" w:hAnsi="Times New Roman"/>
          <w:lang w:val="en-US"/>
        </w:rPr>
        <w:instrText xml:space="preserve">nstruct validity. A Kruskal-Wallis test and post hoc comparisons of the scores of the eight populations provi</w:instrText>
      </w:r>
      <w:r>
        <w:rPr>
          <w:rFonts w:ascii="Times New Roman" w:hAnsi="Times New Roman"/>
          <w:lang w:val="en-US"/>
        </w:rPr>
        <w:instrText xml:space="preserve">ded evidence of the scale's criterion-referenced validity.(ABSTRACT TRUNCATED AT 250 WORDS)","container-title":"The Journal of Nervous and Mental Disease","DOI":"10.1097/00005053-198612000-00004","ISSN":"0022-3018","issue":"12","journalAbbreviation":"J Ner</w:instrText>
      </w:r>
      <w:r>
        <w:rPr>
          <w:rFonts w:ascii="Times New Roman" w:hAnsi="Times New Roman"/>
          <w:lang w:val="en-US"/>
        </w:rPr>
        <w:instrText xml:space="preserve">v Ment Dis","language":"eng","note":"PMID: 3783140","page":"727-735","source":"PubMed","title":"Development, reliability, and validity of a dissoci</w:instrText>
      </w:r>
      <w:r>
        <w:rPr>
          <w:rFonts w:ascii="Times New Roman" w:hAnsi="Times New Roman"/>
          <w:lang w:val="en-US"/>
        </w:rPr>
        <w:instrText xml:space="preserve">ation scale","volume":"174","author":[{"family":"Bernstein","given":"E. M."},{"family":"Putnam","given":"F. W."}],"issued":{"date-parts":[["1986",12]]}}}],"schema":"https://github.com/citation-style-language/schema/raw/master/csl-citation.json"}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(Bernstein and Putnam 1986)</w:t>
      </w:r>
      <w:r>
        <w:rPr>
          <w:rFonts w:ascii="Times New Roman" w:hAnsi="Times New Roman"/>
          <w:lang w:val="en-US"/>
        </w:rPr>
        <w:fldChar w:fldCharType="end"/>
      </w:r>
      <w:r>
        <w:rPr>
          <w:rFonts w:ascii="Times New Roman" w:hAnsi="Times New Roman"/>
          <w:lang w:val="en-US"/>
        </w:rPr>
        <w:t xml:space="preserve"> (scales reviewed in</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{"citationID":"OQsfOALS","properties</w:instrText>
      </w:r>
      <w:r>
        <w:rPr>
          <w:rFonts w:ascii="Times New Roman" w:hAnsi="Times New Roman"/>
          <w:lang w:val="en-US"/>
        </w:rPr>
        <w:instrText xml:space="preserve">":{"formattedCitation":"(Migliorini et al. 2012; Sierra and Berrios 2000)","plainCitation":"(Migliorini et al. 2012; Sierra and Berrios 2000)","not</w:instrText>
      </w:r>
      <w:r>
        <w:rPr>
          <w:rFonts w:ascii="Times New Roman" w:hAnsi="Times New Roman"/>
          <w:lang w:val="en-US"/>
        </w:rPr>
        <w:instrText xml:space="preserve">eIndex":0},"citationItems":[{"id":2065,</w:instrText>
      </w:r>
      <w:r>
        <w:rPr>
          <w:rFonts w:ascii="Times New Roman" w:hAnsi="Times New Roman"/>
          <w:lang w:val="en-US"/>
        </w:rPr>
        <w:instrText xml:space="preserve">"uris":["http://zotero.org/users/980623/items/K97AI7W3",["http://zotero.org/users/980623/items/K97AI7W3"]],"itemData":{"id":2065,"type":"article-journal","abstract":"Existing self-rating scales to measure depersonalization either show dubious face validity</w:instrText>
      </w:r>
      <w:r>
        <w:rPr>
          <w:rFonts w:ascii="Times New Roman" w:hAnsi="Times New Roman"/>
          <w:lang w:val="en-US"/>
        </w:rPr>
        <w:instrText xml:space="preserve"> or fail to address the phenomenological complexity of depersonalizati</w:instrText>
      </w:r>
      <w:r>
        <w:rPr>
          <w:rFonts w:ascii="Times New Roman" w:hAnsi="Times New Roman"/>
          <w:lang w:val="en-US"/>
        </w:rPr>
        <w:instrText xml:space="preserve">on. Based on a comprehensive study of the phenomenology of this condition, a new self-rating depersonalization questionnaire was constructed. The C</w:instrText>
      </w:r>
      <w:r>
        <w:rPr>
          <w:rFonts w:ascii="Times New Roman" w:hAnsi="Times New Roman"/>
          <w:lang w:val="en-US"/>
        </w:rPr>
        <w:instrText xml:space="preserve">ambridge Depersonalization Scale is mea</w:instrText>
      </w:r>
      <w:r>
        <w:rPr>
          <w:rFonts w:ascii="Times New Roman" w:hAnsi="Times New Roman"/>
          <w:lang w:val="en-US"/>
        </w:rPr>
        <w:instrText xml:space="preserve">nt to capture the frequency and duration of depersonalization symptoms over the 'last 6 months'. It has been tested on a sample of 35 patients with DSM-IV depersonalization disorder, 22 with anxiety disorders, and 20 with temporal lobe epilepsy. Scores wer</w:instrText>
      </w:r>
      <w:r>
        <w:rPr>
          <w:rFonts w:ascii="Times New Roman" w:hAnsi="Times New Roman"/>
          <w:lang w:val="en-US"/>
        </w:rPr>
        <w:instrText xml:space="preserve">e compared against clinical diagnoses (gold standard) and correlated w</w:instrText>
      </w:r>
      <w:r>
        <w:rPr>
          <w:rFonts w:ascii="Times New Roman" w:hAnsi="Times New Roman"/>
          <w:lang w:val="en-US"/>
        </w:rPr>
        <w:instrText xml:space="preserve">ith the depersonalization subscale of the Dissociation Experiences Scale (DES). The scale was able to differentiate patients with DSM-IV depersonal</w:instrText>
      </w:r>
      <w:r>
        <w:rPr>
          <w:rFonts w:ascii="Times New Roman" w:hAnsi="Times New Roman"/>
          <w:lang w:val="en-US"/>
        </w:rPr>
        <w:instrText xml:space="preserve">ization disorder from the other groups,</w:instrText>
      </w:r>
      <w:r>
        <w:rPr>
          <w:rFonts w:ascii="Times New Roman" w:hAnsi="Times New Roman"/>
          <w:lang w:val="en-US"/>
        </w:rPr>
        <w:instrText xml:space="preserve"> and showed specific correlations with the depersonalization subscale of the DES (r=0.80; P=0.0007). The scale also showed high internal consistency and good reliability (Cronbach alpha and split-half reliability were 0.89 and 0.92, respectively). The inst</w:instrText>
      </w:r>
      <w:r>
        <w:rPr>
          <w:rFonts w:ascii="Times New Roman" w:hAnsi="Times New Roman"/>
          <w:lang w:val="en-US"/>
        </w:rPr>
        <w:instrText xml:space="preserve">rument can, therefore, be considered as valid and reliable, and can be</w:instrText>
      </w:r>
      <w:r>
        <w:rPr>
          <w:rFonts w:ascii="Times New Roman" w:hAnsi="Times New Roman"/>
          <w:lang w:val="en-US"/>
        </w:rPr>
        <w:instrText xml:space="preserve"> profitably used in both clinical and neurobiological research.","container-title":"Psychiatry Res","ISSN":"0165-1781 (Print)","note":"2","page":"1</w:instrText>
      </w:r>
      <w:r>
        <w:rPr>
          <w:rFonts w:ascii="Times New Roman" w:hAnsi="Times New Roman"/>
          <w:lang w:val="en-US"/>
        </w:rPr>
        <w:instrText xml:space="preserve">53-64","title":"The Cambridge Depersona</w:instrText>
      </w:r>
      <w:r>
        <w:rPr>
          <w:rFonts w:ascii="Times New Roman" w:hAnsi="Times New Roman"/>
          <w:lang w:val="en-US"/>
        </w:rPr>
        <w:instrText xml:space="preserve">lization Scale: a new instrument for the measurement of depersonalization","title-short":"The Cambridge Depersonalization Scale: a new instrument for the measurement of depersonalization","volume":"93","author":[{"family":"Sierra","given":"M."},{"family":"</w:instrText>
      </w:r>
      <w:r>
        <w:rPr>
          <w:rFonts w:ascii="Times New Roman" w:hAnsi="Times New Roman"/>
          <w:lang w:val="en-US"/>
        </w:rPr>
        <w:instrText xml:space="preserve">Berrios","given":"G. E."}],"issued":{"date-parts":[["2000"]]}},"label"</w:instrText>
      </w:r>
      <w:r>
        <w:rPr>
          <w:rFonts w:ascii="Times New Roman" w:hAnsi="Times New Roman"/>
          <w:lang w:val="en-US"/>
        </w:rPr>
        <w:instrText xml:space="preserve">:"page"},{"id":12294,"uris":["http://zotero.org/users/980623/items/EGDL4HAB"],"itemData":{"id":12294,"type":"article-journal","container-title":"Ep</w:instrText>
      </w:r>
      <w:r>
        <w:rPr>
          <w:rFonts w:ascii="Times New Roman" w:hAnsi="Times New Roman"/>
          <w:lang w:val="en-US"/>
        </w:rPr>
        <w:instrText xml:space="preserve">idemiology and Psychiatric Sciences","D</w:instrText>
      </w:r>
      <w:r>
        <w:rPr>
          <w:rFonts w:ascii="Times New Roman" w:hAnsi="Times New Roman"/>
          <w:lang w:val="en-US"/>
        </w:rPr>
        <w:instrText xml:space="preserve">OI":"10.1017/S2045796011000850","ISSN":"2045-7960","issue":"2","journalAbbreviation":"Epidemiol Psychiatr Sci","language":"eng","note":"PMID: 22789172","page":"221-226","source":"PubMed","title":"Italian (cross cultural) adaptation and validation of the Ca</w:instrText>
      </w:r>
      <w:r>
        <w:rPr>
          <w:rFonts w:ascii="Times New Roman" w:hAnsi="Times New Roman"/>
          <w:lang w:val="en-US"/>
        </w:rPr>
        <w:instrText xml:space="preserve">mbridge Depersonalization Scale (CDS)","volume":"21","author":[{"famil</w:instrText>
      </w:r>
      <w:r>
        <w:rPr>
          <w:rFonts w:ascii="Times New Roman" w:hAnsi="Times New Roman"/>
          <w:lang w:val="en-US"/>
        </w:rPr>
        <w:instrText xml:space="preserve">y":"Migliorini","given":"V."},{"family":"Dell'erba","given":"A."},{"family":"Fagioli","given":"F."},{"family":"Sierra","given":"M."},{"family":"Mos</w:instrText>
      </w:r>
      <w:r>
        <w:rPr>
          <w:rFonts w:ascii="Times New Roman" w:hAnsi="Times New Roman"/>
          <w:lang w:val="en-US"/>
        </w:rPr>
        <w:instrText xml:space="preserve">ticoni","given":"S."},{"family":"Telesf</w:instrText>
      </w:r>
      <w:r>
        <w:rPr>
          <w:rFonts w:ascii="Times New Roman" w:hAnsi="Times New Roman"/>
          <w:lang w:val="en-US"/>
        </w:rPr>
        <w:instrText xml:space="preserve">oro","given":"L."},{"family":"Patanè","given":"M."},{"family":"Consolazione","given":"M."},{"family":"Fiori-Nastro","given":"P."}],"issued":{"date-parts":[["2012",6]]}},"label":"page"}],"schema":"https://github.com/citation-style-language/schema/raw/master</w:instrText>
      </w:r>
      <w:r>
        <w:rPr>
          <w:rFonts w:ascii="Times New Roman" w:hAnsi="Times New Roman"/>
          <w:lang w:val="en-US"/>
        </w:rPr>
        <w:instrText xml:space="preserve">/csl-citation.json"} </w:instrText>
      </w:r>
      <w:r>
        <w:rPr>
          <w:rFonts w:ascii="Times New Roman" w:hAnsi="Times New Roman"/>
          <w:lang w:val="en-US"/>
        </w:rPr>
        <w:fldChar w:fldCharType="separate"/>
      </w:r>
      <w:r>
        <w:rPr>
          <w:rFonts w:ascii="Times New Roman" w:hAnsi="Times New Roman"/>
          <w:lang w:val="en-US"/>
        </w:rPr>
        <w:t xml:space="preserve">Migliorini et al. 2012; Sierra and Berrios 2000)</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t xml:space="preserve">The </w:t>
      </w:r>
      <w:r>
        <w:rPr>
          <w:rFonts w:ascii="Times New Roman" w:hAnsi="Times New Roman"/>
          <w:lang w:val="en-US"/>
        </w:rPr>
        <w:t xml:space="preserve">Cambridge Depersonalization Scale (CDS)</w:t>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d</w:t>
      </w:r>
      <w:r>
        <w:rPr>
          <w:rFonts w:ascii="Times New Roman" w:hAnsi="Times New Roman"/>
          <w:lang w:val="en-US"/>
        </w:rPr>
        <w:t xml:space="preserve">eveloped by Sierra and Berrios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{"citationID":"NeEUz6o3","proper</w:instrText>
      </w:r>
      <w:r>
        <w:rPr>
          <w:rFonts w:ascii="Times New Roman" w:hAnsi="Times New Roman"/>
          <w:lang w:val="en-US"/>
        </w:rPr>
        <w:instrText xml:space="preserve">ties":{"formattedCitation":"(Sierra and Berrios 2000)","plainCitation":"(Sierra and Berrios 2000)","noteIndex":</w:instrText>
      </w:r>
      <w:r>
        <w:rPr>
          <w:rFonts w:ascii="Times New Roman" w:hAnsi="Times New Roman"/>
          <w:lang w:val="en-US"/>
        </w:rPr>
        <w:instrText xml:space="preserve">0},"citationItems":[{"id":2065,"uris":["http://zotero.org/users/980623/items/K97AI7W3",["http://zotero.org/users/980623/items/K97AI7W3"]],"itemData":{"id":2065,"type":"article-journal","abstract":"Existing self-rating scales to measure depersonalization ei</w:instrText>
      </w:r>
      <w:r>
        <w:rPr>
          <w:rFonts w:ascii="Times New Roman" w:hAnsi="Times New Roman"/>
          <w:lang w:val="en-US"/>
        </w:rPr>
        <w:instrText xml:space="preserve">t</w:instrText>
      </w:r>
      <w:r>
        <w:rPr>
          <w:rFonts w:ascii="Times New Roman" w:hAnsi="Times New Roman"/>
          <w:lang w:val="en-US"/>
        </w:rPr>
        <w:instrText xml:space="preserve">her show dubious face validity or fail to address the phenomenological complexi</w:instrText>
      </w:r>
      <w:r>
        <w:rPr>
          <w:rFonts w:ascii="Times New Roman" w:hAnsi="Times New Roman"/>
          <w:lang w:val="en-US"/>
        </w:rPr>
        <w:instrText xml:space="preserve">ty of depersonalization. Based on a comprehensive study of the ph</w:instrText>
      </w:r>
      <w:r>
        <w:rPr>
          <w:rFonts w:ascii="Times New Roman" w:hAnsi="Times New Roman"/>
          <w:lang w:val="en-US"/>
        </w:rPr>
        <w:instrText xml:space="preserve">enomenology of this condition, a new self-rating depersonalization questionnaire was constructed. The Cambridge</w:instrText>
      </w:r>
      <w:r>
        <w:rPr>
          <w:rFonts w:ascii="Times New Roman" w:hAnsi="Times New Roman"/>
          <w:lang w:val="en-US"/>
        </w:rPr>
        <w:instrText xml:space="preserve"> Depersonalization Scale is meant to capture the frequency and duration of depersonalization symptoms over the 'last 6 months'. It has been tested on a sample of 35 patients with DSM-IV depersonalization disorder, 22 with anxiety disorders, and 20 with tem</w:instrText>
      </w:r>
      <w:r>
        <w:rPr>
          <w:rFonts w:ascii="Times New Roman" w:hAnsi="Times New Roman"/>
          <w:lang w:val="en-US"/>
        </w:rPr>
        <w:instrText xml:space="preserve">p</w:instrText>
      </w:r>
      <w:r>
        <w:rPr>
          <w:rFonts w:ascii="Times New Roman" w:hAnsi="Times New Roman"/>
          <w:lang w:val="en-US"/>
        </w:rPr>
        <w:instrText xml:space="preserve">oral lobe epilepsy. Scores were compared against clinical diagnoses (gold stand</w:instrText>
      </w:r>
      <w:r>
        <w:rPr>
          <w:rFonts w:ascii="Times New Roman" w:hAnsi="Times New Roman"/>
          <w:lang w:val="en-US"/>
        </w:rPr>
        <w:instrText xml:space="preserve">ard) and correlated with the depersonalization subscale of the Di</w:instrText>
      </w:r>
      <w:r>
        <w:rPr>
          <w:rFonts w:ascii="Times New Roman" w:hAnsi="Times New Roman"/>
          <w:lang w:val="en-US"/>
        </w:rPr>
        <w:instrText xml:space="preserve">ssociation Experiences Scale (DES). The scale was able to differentiate patients with DSM-IV depersonalization </w:instrText>
      </w:r>
      <w:r>
        <w:rPr>
          <w:rFonts w:ascii="Times New Roman" w:hAnsi="Times New Roman"/>
          <w:lang w:val="en-US"/>
        </w:rPr>
        <w:instrText xml:space="preserve">disorder from the other groups, and showed specific correlations with the depersonalization subscale of the DES (r=0.80; P=0.0007). The scale also showed high internal consistency and good reliability (Cronbach alpha and split-half reliability were 0.89 an</w:instrText>
      </w:r>
      <w:r>
        <w:rPr>
          <w:rFonts w:ascii="Times New Roman" w:hAnsi="Times New Roman"/>
          <w:lang w:val="en-US"/>
        </w:rPr>
        <w:instrText xml:space="preserve">d</w:instrText>
      </w:r>
      <w:r>
        <w:rPr>
          <w:rFonts w:ascii="Times New Roman" w:hAnsi="Times New Roman"/>
          <w:lang w:val="en-US"/>
        </w:rPr>
        <w:instrText xml:space="preserve"> 0.92, respectively). The instrument can, therefore, be considered as valid and</w:instrText>
      </w:r>
      <w:r>
        <w:rPr>
          <w:rFonts w:ascii="Times New Roman" w:hAnsi="Times New Roman"/>
          <w:lang w:val="en-US"/>
        </w:rPr>
        <w:instrText xml:space="preserve"> reliable, and can be profitably used in both clinical and neurob</w:instrText>
      </w:r>
      <w:r>
        <w:rPr>
          <w:rFonts w:ascii="Times New Roman" w:hAnsi="Times New Roman"/>
          <w:lang w:val="en-US"/>
        </w:rPr>
        <w:instrText xml:space="preserve">iological research.","container-title":"Psychiatry Res","ISSN":"0165-1781 (Print)","note":"2","page":"153-64","</w:instrText>
      </w:r>
      <w:r>
        <w:rPr>
          <w:rFonts w:ascii="Times New Roman" w:hAnsi="Times New Roman"/>
          <w:lang w:val="en-US"/>
        </w:rPr>
        <w:instrText xml:space="preserve">title":"The Cambridge Depersonalization Scale: a new instrument for the measurement of depersonalization","title-short":"The Cambridge Depersonalization Scale: a new instrument for the measurement of depersonalization","volume":"93","author":[{"family":"Si</w:instrText>
      </w:r>
      <w:r>
        <w:rPr>
          <w:rFonts w:ascii="Times New Roman" w:hAnsi="Times New Roman"/>
          <w:lang w:val="en-US"/>
        </w:rPr>
        <w:instrText xml:space="preserve">e</w:instrText>
      </w:r>
      <w:r>
        <w:rPr>
          <w:rFonts w:ascii="Times New Roman" w:hAnsi="Times New Roman"/>
          <w:lang w:val="en-US"/>
        </w:rPr>
        <w:instrText xml:space="preserve">rra","given":"M."},{"family":"Berrios","given":"G. E."}],"issued":{"date-parts"</w:instrText>
      </w:r>
      <w:r>
        <w:rPr>
          <w:rFonts w:ascii="Times New Roman" w:hAnsi="Times New Roman"/>
          <w:lang w:val="en-US"/>
        </w:rPr>
        <w:instrText xml:space="preserve">:[["2000"]]}}}],"schema":"https://github.com/citation-style-langu</w:instrText>
      </w:r>
      <w:r>
        <w:rPr>
          <w:rFonts w:ascii="Times New Roman" w:hAnsi="Times New Roman"/>
          <w:lang w:val="en-US"/>
        </w:rPr>
        <w:instrText xml:space="preserve">age/schema/raw/master/csl-citation.json"} </w:instrText>
      </w:r>
      <w:r>
        <w:rPr>
          <w:rFonts w:ascii="Times New Roman" w:hAnsi="Times New Roman"/>
          <w:lang w:val="en-US"/>
        </w:rPr>
        <w:fldChar w:fldCharType="separate"/>
      </w:r>
      <w:r>
        <w:rPr>
          <w:rFonts w:ascii="Times New Roman" w:hAnsi="Times New Roman"/>
          <w:lang w:val="en-US"/>
        </w:rPr>
        <w:t xml:space="preserve">(</w:t>
      </w:r>
      <w:r>
        <w:rPr>
          <w:rFonts w:ascii="Times New Roman" w:hAnsi="Times New Roman"/>
          <w:lang w:val="en-US"/>
        </w:rPr>
        <w:t xml:space="preserve">Sierra and Berrios 2000)</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offers</w:t>
      </w:r>
      <w:r>
        <w:rPr>
          <w:rFonts w:ascii="Times New Roman" w:hAnsi="Times New Roman"/>
          <w:lang w:val="en-US"/>
        </w:rPr>
        <w:t xml:space="preserve"> a comprehensive </w:t>
      </w:r>
      <w:r>
        <w:rPr>
          <w:rFonts w:ascii="Times New Roman" w:hAnsi="Times New Roman"/>
          <w:lang w:val="en-US"/>
        </w:rPr>
        <w:t xml:space="preserve">evaluation of </w:t>
      </w:r>
      <w:r>
        <w:rPr>
          <w:rFonts w:ascii="Times New Roman" w:hAnsi="Times New Roman"/>
          <w:lang w:val="en-US"/>
        </w:rPr>
        <w:t xml:space="preserve">both</w:t>
      </w:r>
      <w:r>
        <w:rPr>
          <w:rFonts w:ascii="Times New Roman" w:hAnsi="Times New Roman"/>
          <w:lang w:val="en-US"/>
        </w:rPr>
        <w:t xml:space="preserve"> frequency and duration</w:t>
      </w:r>
      <w:r>
        <w:rPr>
          <w:rFonts w:ascii="Times New Roman" w:hAnsi="Times New Roman"/>
          <w:lang w:val="en-US"/>
        </w:rPr>
        <w:t xml:space="preserve"> of DD symptoms and has demonstrated strong psychometric properties, including </w:t>
      </w:r>
      <w:r>
        <w:rPr>
          <w:rFonts w:ascii="Times New Roman" w:hAnsi="Times New Roman"/>
          <w:lang w:val="en-US"/>
        </w:rPr>
        <w:t xml:space="preserve">high</w:t>
      </w:r>
      <w:r>
        <w:rPr>
          <w:rFonts w:ascii="Times New Roman" w:hAnsi="Times New Roman"/>
          <w:lang w:val="en-US"/>
        </w:rPr>
        <w:t xml:space="preserve"> internal consistency and good reliability</w:t>
      </w:r>
      <w:r>
        <w:rPr>
          <w:rFonts w:ascii="Times New Roman" w:hAnsi="Times New Roman"/>
          <w:lang w:val="en-US"/>
        </w:rPr>
        <w:t xml:space="preserve">. </w:t>
      </w:r>
      <w:r>
        <w:rPr>
          <w:rFonts w:ascii="Times New Roman" w:hAnsi="Times New Roman"/>
          <w:color w:val="ff0000"/>
          <w:lang w:val="en-US"/>
        </w:rPr>
      </w:r>
      <w:r>
        <w:rPr>
          <w:rFonts w:ascii="Times New Roman" w:hAnsi="Times New Roman"/>
          <w:color w:val="ff0000"/>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t xml:space="preserve">The CDS </w:t>
      </w:r>
      <w:r>
        <w:rPr>
          <w:rFonts w:ascii="Times New Roman" w:hAnsi="Times New Roman"/>
          <w:lang w:val="en-US"/>
        </w:rPr>
        <w:t xml:space="preserve">has been subjected to exploratory factor analys</w:t>
      </w:r>
      <w:r>
        <w:rPr>
          <w:rFonts w:ascii="Times New Roman" w:hAnsi="Times New Roman"/>
          <w:lang w:val="en-US"/>
        </w:rPr>
        <w:t xml:space="preserve">e</w:t>
      </w:r>
      <w:r>
        <w:rPr>
          <w:rFonts w:ascii="Times New Roman" w:hAnsi="Times New Roman"/>
          <w:lang w:val="en-US"/>
        </w:rPr>
        <w:t xml:space="preserve">s in psychiatric populations </w:t>
      </w:r>
      <w:r>
        <w:rPr>
          <w:rFonts w:ascii="Times New Roman" w:hAnsi="Times New Roman"/>
          <w:lang w:val="en-US"/>
        </w:rPr>
        <w:fldChar w:fldCharType="begin"/>
      </w:r>
      <w:r>
        <w:rPr>
          <w:rFonts w:ascii="Times New Roman" w:hAnsi="Times New Roman"/>
          <w:lang w:val="en-US"/>
        </w:rPr>
        <w:instrText xml:space="preserve"> ADDIN ZOTERO_ITEM</w:instrText>
      </w:r>
      <w:r>
        <w:rPr>
          <w:rFonts w:ascii="Times New Roman" w:hAnsi="Times New Roman"/>
          <w:lang w:val="en-US"/>
        </w:rPr>
        <w:instrText xml:space="preserve"> CSL_CITATION {"citationID":"asb5ung2l6","properties":{"formattedCitation":"(Sierra et al. 2005; Simeon et al. 2008)","plainCitation":"(Sierra et</w:instrText>
      </w:r>
      <w:r>
        <w:rPr>
          <w:rFonts w:ascii="Times New Roman" w:hAnsi="Times New Roman"/>
          <w:lang w:val="en-US"/>
        </w:rPr>
        <w:instrText xml:space="preserve"> al. 2005; Simeon et al. 2008)","noteIndex":0},"citationItems":[{"id"</w:instrText>
      </w:r>
      <w:r>
        <w:rPr>
          <w:rFonts w:ascii="Times New Roman" w:hAnsi="Times New Roman"/>
          <w:lang w:val="en-US"/>
        </w:rPr>
        <w:instrText xml:space="preserve">:10577,"uris":["http://zotero.org/users/980623/items/WMDD7IBS",["http://zotero.org/users/980623/items/WMDD7IBS"]],"itemData":{"id":10577,"type":"article-journal","abstract":"Background. Deperson</w:instrText>
      </w:r>
      <w:r>
        <w:rPr>
          <w:rFonts w:ascii="Times New Roman" w:hAnsi="Times New Roman"/>
          <w:lang w:val="en-US"/>
        </w:rPr>
        <w:instrText xml:space="preserve">alization has long been considered a syndrome but there is poor agreement on its constituent symptoms.Me</w:instrText>
      </w:r>
      <w:r>
        <w:rPr>
          <w:rFonts w:ascii="Times New Roman" w:hAnsi="Times New Roman"/>
          <w:lang w:val="en-US"/>
        </w:rPr>
        <w:instrText xml:space="preserve">thod. In order to establish whether different symptoms of depersonalization represent the expression of a single or several underlying dimensions</w:instrText>
      </w:r>
      <w:r>
        <w:rPr>
          <w:rFonts w:ascii="Times New Roman" w:hAnsi="Times New Roman"/>
          <w:lang w:val="en-US"/>
        </w:rPr>
        <w:instrText xml:space="preserve">, an exploratory factor analysis on the Cambridge Depersonalization S</w:instrText>
      </w:r>
      <w:r>
        <w:rPr>
          <w:rFonts w:ascii="Times New Roman" w:hAnsi="Times New Roman"/>
          <w:lang w:val="en-US"/>
        </w:rPr>
        <w:instrText xml:space="preserve">cale (CDS) was carried out on 138 consecutive patients diagnosed with depersonalization disorder.Results. Four well determined factors accounting for 73·3% of the variance were extracted. These </w:instrText>
      </w:r>
      <w:r>
        <w:rPr>
          <w:rFonts w:ascii="Times New Roman" w:hAnsi="Times New Roman"/>
          <w:lang w:val="en-US"/>
        </w:rPr>
        <w:instrText xml:space="preserve">were labelled ‘Anomalous Body Experience’; ‘Emotional Numbing’; ‘Anomalous Subjective Recall’ and ‘Alien</w:instrText>
      </w:r>
      <w:r>
        <w:rPr>
          <w:rFonts w:ascii="Times New Roman" w:hAnsi="Times New Roman"/>
          <w:lang w:val="en-US"/>
        </w:rPr>
        <w:instrText xml:space="preserve">ation from Surroundings’.Conclusions. Symptoms of depersonalization belong to distinct but related psychopathological domains.","container-title"</w:instrText>
      </w:r>
      <w:r>
        <w:rPr>
          <w:rFonts w:ascii="Times New Roman" w:hAnsi="Times New Roman"/>
          <w:lang w:val="en-US"/>
        </w:rPr>
        <w:instrText xml:space="preserve">:"Psychological Medicine","DOI":"10.1017/S0033291705005325","ISSN":"1</w:instrText>
      </w:r>
      <w:r>
        <w:rPr>
          <w:rFonts w:ascii="Times New Roman" w:hAnsi="Times New Roman"/>
          <w:lang w:val="en-US"/>
        </w:rPr>
        <w:instrText xml:space="preserve">469-8978","issue":"10","page":"1523–1532","source":"Cambridge Journals Online","title":"Unpacking the depersonalization syndrome: an exploratory factor analysis on the Cambridge Depersonalizatio</w:instrText>
      </w:r>
      <w:r>
        <w:rPr>
          <w:rFonts w:ascii="Times New Roman" w:hAnsi="Times New Roman"/>
          <w:lang w:val="en-US"/>
        </w:rPr>
        <w:instrText xml:space="preserve">n Scale","title-short":"Unpacking the depersonalization syndrome","volume":"null","author":[{"family":"S</w:instrText>
      </w:r>
      <w:r>
        <w:rPr>
          <w:rFonts w:ascii="Times New Roman" w:hAnsi="Times New Roman"/>
          <w:lang w:val="en-US"/>
        </w:rPr>
        <w:instrText xml:space="preserve">ierra","given":"Mauricio"},{"family":"Baker","given":"Dawn"},{"family":"Medford","give</w:instrText>
      </w:r>
      <w:r>
        <w:rPr>
          <w:rFonts w:ascii="Times New Roman" w:hAnsi="Times New Roman"/>
          <w:lang w:val="en-US"/>
        </w:rPr>
        <w:instrText xml:space="preserve">n":"Nicholas"},{"family":"David","given":"Anthony S."}],"is</w:instrText>
      </w:r>
      <w:r>
        <w:rPr>
          <w:rFonts w:ascii="Times New Roman" w:hAnsi="Times New Roman"/>
          <w:lang w:val="en-US"/>
        </w:rPr>
        <w:instrText xml:space="preserve">sued":{"date-parts":[["2005",10]]}},"label":"page"},{"id":10582,"uris</w:instrText>
      </w:r>
      <w:r>
        <w:rPr>
          <w:rFonts w:ascii="Times New Roman" w:hAnsi="Times New Roman"/>
          <w:lang w:val="en-US"/>
        </w:rPr>
        <w:instrText xml:space="preserve">":["http://zotero.org/users/980623/items/N</w:instrText>
      </w:r>
      <w:r>
        <w:rPr>
          <w:rFonts w:ascii="Times New Roman" w:hAnsi="Times New Roman"/>
          <w:lang w:val="en-US"/>
        </w:rPr>
        <w:instrText xml:space="preserve">JSEF5C2",["http://zotero.org/users/980623/items/NJSEF5C2"]],"itemData":{"id":10582,"type":"article-journal","abstract":"Depersonalization disorder is defined in the DSM-IV-TR using a single symptom criterion, which does not do justice to the phenomenologic</w:instrText>
      </w:r>
      <w:r>
        <w:rPr>
          <w:rFonts w:ascii="Times New Roman" w:hAnsi="Times New Roman"/>
          <w:lang w:val="en-US"/>
        </w:rPr>
        <w:instrText xml:space="preserve">al complexity of the disorder. In 394 affected adults, the Cambridge Depersonalization</w:instrText>
      </w:r>
      <w:r>
        <w:rPr>
          <w:rFonts w:ascii="Times New Roman" w:hAnsi="Times New Roman"/>
          <w:lang w:val="en-US"/>
        </w:rPr>
        <w:instrText xml:space="preserve"> Scale yielded five factors (numbing, unreality of self, pe</w:instrText>
      </w:r>
      <w:r>
        <w:rPr>
          <w:rFonts w:ascii="Times New Roman" w:hAnsi="Times New Roman"/>
          <w:lang w:val="en-US"/>
        </w:rPr>
        <w:instrText xml:space="preserve">rceptual alterations, unreality of surroundings, and temporal disinte</w:instrText>
      </w:r>
      <w:r>
        <w:rPr>
          <w:rFonts w:ascii="Times New Roman" w:hAnsi="Times New Roman"/>
          <w:lang w:val="en-US"/>
        </w:rPr>
        <w:instrText xml:space="preserve">gration), put forth as symptom criteria fo</w:instrText>
      </w:r>
      <w:r>
        <w:rPr>
          <w:rFonts w:ascii="Times New Roman" w:hAnsi="Times New Roman"/>
          <w:lang w:val="en-US"/>
        </w:rPr>
        <w:instrText xml:space="preserve">r a better diagnosis of depersonalization disorder.","container-title":"Psychiatry Research","DOI":"10.1016/j.psychres.2007.07.007","ISSN":"0165-1781","issue":"1-3","journalAbbreviation":"Psychiatry Res","language":"eng","note":"PMID: 17959254","page":"303</w:instrText>
      </w:r>
      <w:r>
        <w:rPr>
          <w:rFonts w:ascii="Times New Roman" w:hAnsi="Times New Roman"/>
          <w:lang w:val="en-US"/>
        </w:rPr>
        <w:instrText xml:space="preserve">-306","source":"PubMed","title":"De-constructing depersonalization: further evidence f</w:instrText>
      </w:r>
      <w:r>
        <w:rPr>
          <w:rFonts w:ascii="Times New Roman" w:hAnsi="Times New Roman"/>
          <w:lang w:val="en-US"/>
        </w:rPr>
        <w:instrText xml:space="preserve">or symptom clusters","title-short":"De-constructing deperso</w:instrText>
      </w:r>
      <w:r>
        <w:rPr>
          <w:rFonts w:ascii="Times New Roman" w:hAnsi="Times New Roman"/>
          <w:lang w:val="en-US"/>
        </w:rPr>
        <w:instrText xml:space="preserve">nalization","volume":"157","author":[{"family":"Simeon","given":"Daph</w:instrText>
      </w:r>
      <w:r>
        <w:rPr>
          <w:rFonts w:ascii="Times New Roman" w:hAnsi="Times New Roman"/>
          <w:lang w:val="en-US"/>
        </w:rPr>
        <w:instrText xml:space="preserve">ne"},{"family":"Kozin","given":"David Step</w:instrText>
      </w:r>
      <w:r>
        <w:rPr>
          <w:rFonts w:ascii="Times New Roman" w:hAnsi="Times New Roman"/>
          <w:lang w:val="en-US"/>
        </w:rPr>
        <w:instrText xml:space="preserve">hen"},{"family":"Segal","given":"Karina"},{"family":"Lerch","given":"Brenna"},{"family":"Dujour","given":"Roxanne"},{"family":"Giesbrecht","given":"Timo"}],"issued":{"date-parts":[["2008",1,15]]}},"label":"page"}],"schema":"https://github.com/citation-styl</w:instrText>
      </w:r>
      <w:r>
        <w:rPr>
          <w:rFonts w:ascii="Times New Roman" w:hAnsi="Times New Roman"/>
          <w:lang w:val="en-US"/>
        </w:rPr>
        <w:instrText xml:space="preserve">e-language/schema/raw/master/csl-citation.json"} </w:instrText>
      </w:r>
      <w:r>
        <w:rPr>
          <w:rFonts w:ascii="Times New Roman" w:hAnsi="Times New Roman"/>
          <w:lang w:val="en-US"/>
        </w:rPr>
        <w:fldChar w:fldCharType="separate"/>
      </w:r>
      <w:r>
        <w:rPr>
          <w:rFonts w:ascii="Times New Roman" w:hAnsi="Times New Roman"/>
          <w:lang w:val="en-US"/>
        </w:rPr>
        <w:t xml:space="preserve">(Sierra et al. 2005; Simeon et al. 2008)</w:t>
      </w:r>
      <w:r>
        <w:rPr>
          <w:rFonts w:ascii="Times New Roman" w:hAnsi="Times New Roman"/>
          <w:lang w:val="en-US"/>
        </w:rPr>
        <w:fldChar w:fldCharType="end"/>
      </w:r>
      <w:r>
        <w:rPr>
          <w:rFonts w:ascii="Times New Roman" w:hAnsi="Times New Roman"/>
          <w:lang w:val="en-US"/>
        </w:rPr>
        <w:t xml:space="preserve"> and</w:t>
      </w:r>
      <w:r>
        <w:rPr>
          <w:rFonts w:ascii="Times New Roman" w:hAnsi="Times New Roman"/>
          <w:lang w:val="en-US"/>
        </w:rPr>
        <w:t xml:space="preserve"> trauma-exposed college students </w:t>
      </w:r>
      <w:r>
        <w:rPr>
          <w:rFonts w:ascii="Times New Roman" w:hAnsi="Times New Roman"/>
          <w:lang w:val="en-US"/>
        </w:rPr>
        <w:fldChar w:fldCharType="begin"/>
      </w:r>
      <w:r>
        <w:rPr>
          <w:rFonts w:ascii="Times New Roman" w:hAnsi="Times New Roman"/>
          <w:lang w:val="en-US"/>
        </w:rPr>
        <w:instrText xml:space="preserve"> ADDIN ZOTERO_ITEM CSL_CITATION {"citationID":"Oh3KxnJX","properties":{"formattedCita</w:instrText>
      </w:r>
      <w:r>
        <w:rPr>
          <w:rFonts w:ascii="Times New Roman" w:hAnsi="Times New Roman"/>
          <w:lang w:val="en-US"/>
        </w:rPr>
        <w:instrText xml:space="preserve">tion":"(Blevins et al. 2013)","plainCitati</w:instrText>
      </w:r>
      <w:r>
        <w:rPr>
          <w:rFonts w:ascii="Times New Roman" w:hAnsi="Times New Roman"/>
          <w:lang w:val="en-US"/>
        </w:rPr>
        <w:instrText xml:space="preserve">on":"(Blevins et al. 2013)","noteIndex":0},"citationItems":[{"id":12319,"uris":["http://zotero.org/users/980623/items/L2WMQ8MD"],"itemData":{"id":12319,"type":"article-journal","abstract":"This study examined the factor structure of the Cambridge Depersona</w:instrText>
      </w:r>
      <w:r>
        <w:rPr>
          <w:rFonts w:ascii="Times New Roman" w:hAnsi="Times New Roman"/>
          <w:lang w:val="en-US"/>
        </w:rPr>
        <w:instrText xml:space="preserve">lization Scale (CDS; M. Sierra &amp; G. E. Berrios, 2000 ), a 29-item self-report measure of depers</w:instrText>
      </w:r>
      <w:r>
        <w:rPr>
          <w:rFonts w:ascii="Times New Roman" w:hAnsi="Times New Roman"/>
          <w:lang w:val="en-US"/>
        </w:rPr>
        <w:instrText xml:space="preserve">onalization. The CDS was based on </w:instrText>
      </w:r>
      <w:r>
        <w:rPr>
          <w:rFonts w:ascii="Times New Roman" w:hAnsi="Times New Roman"/>
          <w:lang w:val="en-US"/>
        </w:rPr>
        <w:instrText xml:space="preserve">a conceptualization of depersonalization as a multidimensional construct, a theoretic</w:instrText>
      </w:r>
      <w:r>
        <w:rPr>
          <w:rFonts w:ascii="Times New Roman" w:hAnsi="Times New Roman"/>
          <w:lang w:val="en-US"/>
        </w:rPr>
        <w:instrText xml:space="preserve">al perspective that has received limited e</w:instrText>
      </w:r>
      <w:r>
        <w:rPr>
          <w:rFonts w:ascii="Times New Roman" w:hAnsi="Times New Roman"/>
          <w:lang w:val="en-US"/>
        </w:rPr>
        <w:instrText xml:space="preserve">mpirical attention. Exploratory and confirmatory factor analyses were conducted on CDS item scores in a sample of 534 trauma-exposed college students. Results failed to support factor structures of the CDS previously reported in the literature and instead </w:instrText>
      </w:r>
      <w:r>
        <w:rPr>
          <w:rFonts w:ascii="Times New Roman" w:hAnsi="Times New Roman"/>
          <w:lang w:val="en-US"/>
        </w:rPr>
        <w:instrText xml:space="preserve">supported a 2-factor solution, with 1 factor representing a sense of unreality and detachment a</w:instrText>
      </w:r>
      <w:r>
        <w:rPr>
          <w:rFonts w:ascii="Times New Roman" w:hAnsi="Times New Roman"/>
          <w:lang w:val="en-US"/>
        </w:rPr>
        <w:instrText xml:space="preserve">nd a 2nd factor representing emoti</w:instrText>
      </w:r>
      <w:r>
        <w:rPr>
          <w:rFonts w:ascii="Times New Roman" w:hAnsi="Times New Roman"/>
          <w:lang w:val="en-US"/>
        </w:rPr>
        <w:instrText xml:space="preserve">onal and physical numbing. Implications regarding the structural validity of the CDS </w:instrText>
      </w:r>
      <w:r>
        <w:rPr>
          <w:rFonts w:ascii="Times New Roman" w:hAnsi="Times New Roman"/>
          <w:lang w:val="en-US"/>
        </w:rPr>
        <w:instrText xml:space="preserve">are discussed. [Supplementary material is </w:instrText>
      </w:r>
      <w:r>
        <w:rPr>
          <w:rFonts w:ascii="Times New Roman" w:hAnsi="Times New Roman"/>
          <w:lang w:val="en-US"/>
        </w:rPr>
        <w:instrText xml:space="preserve">available for this article. Go to the publisher's online edition of Journal of Trauma &amp; Dissociation for the following resource: Four tables with the following information: inter-correlations among CDS items from Samples 1 and 2; Sierra et al. (2005 ) four</w:instrText>
      </w:r>
      <w:r>
        <w:rPr>
          <w:rFonts w:ascii="Times New Roman" w:hAnsi="Times New Roman"/>
          <w:lang w:val="en-US"/>
        </w:rPr>
        <w:instrText xml:space="preserve">-factor model and</w:instrText>
      </w:r>
      <w:r>
        <w:rPr>
          <w:rFonts w:ascii="Times New Roman" w:hAnsi="Times New Roman"/>
          <w:lang w:val="en-US"/>
        </w:rPr>
        <w:instrText xml:space="preserve"> Simeon et al. (2008 ) five-factor</w:instrText>
      </w:r>
      <w:r>
        <w:rPr>
          <w:rFonts w:ascii="Times New Roman" w:hAnsi="Times New Roman"/>
          <w:lang w:val="en-US"/>
        </w:rPr>
        <w:instrText xml:space="preserve"> model estimated factor loadings, covariances, and R-square in Sample 1; Factor loadings for 3-7 factor EFA models in Sample 1; and estimated factor loadings for o</w:instrText>
      </w:r>
      <w:r>
        <w:rPr>
          <w:rFonts w:ascii="Times New Roman" w:hAnsi="Times New Roman"/>
          <w:lang w:val="en-US"/>
        </w:rPr>
        <w:instrText xml:space="preserve">ne-factor CFA model in Sample 2.].","conta</w:instrText>
      </w:r>
      <w:r>
        <w:rPr>
          <w:rFonts w:ascii="Times New Roman" w:hAnsi="Times New Roman"/>
          <w:lang w:val="en-US"/>
        </w:rPr>
        <w:instrText xml:space="preserve">iner-title":"Journal of trauma &amp; dissociation: the official journal of the International Society for the Study of Dissociation (ISSD)","DOI":"10.1080/15299732.2012.729555","ISSN":"1529-9740","issue":"3","journalAbbreviation":"J Trauma Dissociation","langua</w:instrText>
      </w:r>
      <w:r>
        <w:rPr>
          <w:rFonts w:ascii="Times New Roman" w:hAnsi="Times New Roman"/>
          <w:lang w:val="en-US"/>
        </w:rPr>
        <w:instrText xml:space="preserve">ge":"eng","note":</w:instrText>
      </w:r>
      <w:r>
        <w:rPr>
          <w:rFonts w:ascii="Times New Roman" w:hAnsi="Times New Roman"/>
          <w:lang w:val="en-US"/>
        </w:rPr>
        <w:instrText xml:space="preserve">"PMID: 23627478","page":"288-301",</w:instrText>
      </w:r>
      <w:r>
        <w:rPr>
          <w:rFonts w:ascii="Times New Roman" w:hAnsi="Times New Roman"/>
          <w:lang w:val="en-US"/>
        </w:rPr>
        <w:instrText xml:space="preserve">"source":"PubMed","title":"Factor structure of the Cambridge Depersonalization Scale in trauma-exposed college students","volume":"14","author":[{"family":"Blevins</w:instrText>
      </w:r>
      <w:r>
        <w:rPr>
          <w:rFonts w:ascii="Times New Roman" w:hAnsi="Times New Roman"/>
          <w:lang w:val="en-US"/>
        </w:rPr>
        <w:instrText xml:space="preserve">","given":"Christy A."},{"family":"Witte","given":"Tracy K."},{"family":"Weathers","given":"Frank W."}],"issued":{"date-parts":[["2013"]]}}}],"schema":"https://github.com/citation-style-language/schema/raw/master/csl-citation.json"}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(Blevins et al. 2013)</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t xml:space="preserve">supporting its structural validity</w:t>
      </w:r>
      <w:r>
        <w:rPr>
          <w:rFonts w:ascii="Times New Roman" w:hAnsi="Times New Roman"/>
          <w:lang w:val="en-US"/>
        </w:rPr>
        <w:t xml:space="preserve">.</w:t>
      </w:r>
      <w:r>
        <w:rPr>
          <w:rFonts w:ascii="Times New Roman" w:hAnsi="Times New Roman"/>
          <w:lang w:val="en-US"/>
        </w:rPr>
        <w:t xml:space="preserve"> It </w:t>
      </w:r>
      <w:r>
        <w:rPr>
          <w:rFonts w:ascii="Times New Roman" w:hAnsi="Times New Roman"/>
          <w:lang w:val="en-US"/>
        </w:rPr>
        <w:t xml:space="preserve">h</w:t>
      </w:r>
      <w:r>
        <w:rPr>
          <w:rFonts w:ascii="Times New Roman" w:hAnsi="Times New Roman"/>
          <w:lang w:val="en-US"/>
        </w:rPr>
        <w:t xml:space="preserve">as </w:t>
      </w:r>
      <w:r>
        <w:rPr>
          <w:rFonts w:ascii="Times New Roman" w:hAnsi="Times New Roman"/>
          <w:lang w:val="en-US"/>
        </w:rPr>
        <w:t xml:space="preserve">also</w:t>
      </w:r>
      <w:r>
        <w:rPr>
          <w:rFonts w:ascii="Times New Roman" w:hAnsi="Times New Roman"/>
          <w:lang w:val="en-US"/>
        </w:rPr>
        <w:t xml:space="preserve"> been tran</w:t>
      </w:r>
      <w:r>
        <w:rPr>
          <w:rFonts w:ascii="Times New Roman" w:hAnsi="Times New Roman"/>
          <w:lang w:val="en-US"/>
        </w:rPr>
        <w:t xml:space="preserve">slated and culturally adapted </w:t>
      </w:r>
      <w:r>
        <w:rPr>
          <w:rFonts w:ascii="Times New Roman" w:hAnsi="Times New Roman"/>
          <w:lang w:val="en-US"/>
        </w:rPr>
        <w:t xml:space="preserve">into</w:t>
      </w:r>
      <w:r>
        <w:rPr>
          <w:rFonts w:ascii="Times New Roman" w:hAnsi="Times New Roman"/>
          <w:lang w:val="en-US"/>
        </w:rPr>
        <w:t xml:space="preserve"> several languages, including </w:t>
      </w:r>
      <w:r>
        <w:rPr>
          <w:rFonts w:ascii="Times New Roman" w:hAnsi="Times New Roman"/>
          <w:lang w:val="en-US"/>
        </w:rPr>
        <w:t xml:space="preserve">Spanish (Spain: </w:t>
      </w:r>
      <w:r>
        <w:rPr>
          <w:rFonts w:ascii="Times New Roman" w:hAnsi="Times New Roman"/>
          <w:lang w:val="en-US"/>
        </w:rPr>
        <w:fldChar w:fldCharType="begin"/>
      </w:r>
      <w:r>
        <w:rPr>
          <w:rFonts w:ascii="Times New Roman" w:hAnsi="Times New Roman"/>
          <w:lang w:val="en-US"/>
        </w:rPr>
        <w:instrText xml:space="preserve"> ADDIN ZOTERO_ITEM CSL_CITATION {"citationID":"KX5BM1IO","properties":{"formattedCitation":"(Molina Castillo et al. </w:instrText>
      </w:r>
      <w:r>
        <w:rPr>
          <w:rFonts w:ascii="Times New Roman" w:hAnsi="Times New Roman"/>
          <w:lang w:val="en-US"/>
        </w:rPr>
        <w:instrText xml:space="preserve">2006)","plainCitation":"(Molina Castillo e</w:instrText>
      </w:r>
      <w:r>
        <w:rPr>
          <w:rFonts w:ascii="Times New Roman" w:hAnsi="Times New Roman"/>
          <w:lang w:val="en-US"/>
        </w:rPr>
        <w:instrText xml:space="preserve">t al. 2006)","noteIndex":0},"citationItems":[{"id":12297,"uris":["http://zotero.org/users/980623/items/IRVH6KXX"],"itemData":{"id":12297,"type":"article-journal","abstract":"INTRODUCTION: The Cambridge Depersonalisation Scale (CDS) is a self-rating questio</w:instrText>
      </w:r>
      <w:r>
        <w:rPr>
          <w:rFonts w:ascii="Times New Roman" w:hAnsi="Times New Roman"/>
          <w:lang w:val="en-US"/>
        </w:rPr>
        <w:instrText xml:space="preserve">nnaire constructe</w:instrText>
      </w:r>
      <w:r>
        <w:rPr>
          <w:rFonts w:ascii="Times New Roman" w:hAnsi="Times New Roman"/>
          <w:lang w:val="en-US"/>
        </w:rPr>
        <w:instrText xml:space="preserve">d to capture the frequency and dur</w:instrText>
      </w:r>
      <w:r>
        <w:rPr>
          <w:rFonts w:ascii="Times New Roman" w:hAnsi="Times New Roman"/>
          <w:lang w:val="en-US"/>
        </w:rPr>
        <w:instrText xml:space="preserve">ation of depersonalization symptoms over the last six months. The instrument has proved to be valid and reliable and can be useful in both clinical and neurobiolog</w:instrText>
      </w:r>
      <w:r>
        <w:rPr>
          <w:rFonts w:ascii="Times New Roman" w:hAnsi="Times New Roman"/>
          <w:lang w:val="en-US"/>
        </w:rPr>
        <w:instrText xml:space="preserve">ical research.\nMETHODS: This paper presen</w:instrText>
      </w:r>
      <w:r>
        <w:rPr>
          <w:rFonts w:ascii="Times New Roman" w:hAnsi="Times New Roman"/>
          <w:lang w:val="en-US"/>
        </w:rPr>
        <w:instrText xml:space="preserve">ts the Spanish adaptation and validation of the CDS. The study was carried out in two stages. First, we developed the Spanish version of the CDS by means of a cross-cultural adaptation methodology. Second, the CDS was tried on a sample of 130 subjects: 77 </w:instrText>
      </w:r>
      <w:r>
        <w:rPr>
          <w:rFonts w:ascii="Times New Roman" w:hAnsi="Times New Roman"/>
          <w:lang w:val="en-US"/>
        </w:rPr>
        <w:instrText xml:space="preserve">patients meeting </w:instrText>
      </w:r>
      <w:r>
        <w:rPr>
          <w:rFonts w:ascii="Times New Roman" w:hAnsi="Times New Roman"/>
          <w:lang w:val="en-US"/>
        </w:rPr>
        <w:instrText xml:space="preserve">DSM-IV-TR criteria for schizophren</w:instrText>
      </w:r>
      <w:r>
        <w:rPr>
          <w:rFonts w:ascii="Times New Roman" w:hAnsi="Times New Roman"/>
          <w:lang w:val="en-US"/>
        </w:rPr>
        <w:instrText xml:space="preserve">ia, 35 with depression disorders and 18 with anxiety disorders. Scores were compared against clinical diagnoses (gold standard). Furthermore, all the subjects of t</w:instrText>
      </w:r>
      <w:r>
        <w:rPr>
          <w:rFonts w:ascii="Times New Roman" w:hAnsi="Times New Roman"/>
          <w:lang w:val="en-US"/>
        </w:rPr>
        <w:instrText xml:space="preserve">he study were administered the following: </w:instrText>
      </w:r>
      <w:r>
        <w:rPr>
          <w:rFonts w:ascii="Times New Roman" w:hAnsi="Times New Roman"/>
          <w:lang w:val="en-US"/>
        </w:rPr>
        <w:instrText xml:space="preserve">Dissociation Experiences Scale (DES), Positive and Negative Syndrome Scale (PANSS), Beck's Depression Inventory (BDI), and the Hamilton Anxiety Rating Scale (HARS).\nRESULTS: 38 patients (29.2 %) had depersonalization symptoms. The scale showed high intern</w:instrText>
      </w:r>
      <w:r>
        <w:rPr>
          <w:rFonts w:ascii="Times New Roman" w:hAnsi="Times New Roman"/>
          <w:lang w:val="en-US"/>
        </w:rPr>
        <w:instrText xml:space="preserve">al consistency (C</w:instrText>
      </w:r>
      <w:r>
        <w:rPr>
          <w:rFonts w:ascii="Times New Roman" w:hAnsi="Times New Roman"/>
          <w:lang w:val="en-US"/>
        </w:rPr>
        <w:instrText xml:space="preserve">ronbach's alpha &gt; 0.9 and split-ha</w:instrText>
      </w:r>
      <w:r>
        <w:rPr>
          <w:rFonts w:ascii="Times New Roman" w:hAnsi="Times New Roman"/>
          <w:lang w:val="en-US"/>
        </w:rPr>
        <w:instrText xml:space="preserve">lf reliability &gt; 0.8) and a test-retest reliability of 0.391. Convergent validity was 0.65 (p &lt; 0.001) and discriminant validity was 0.308 (p &lt; 0.05). The area und</w:instrText>
      </w:r>
      <w:r>
        <w:rPr>
          <w:rFonts w:ascii="Times New Roman" w:hAnsi="Times New Roman"/>
          <w:lang w:val="en-US"/>
        </w:rPr>
        <w:instrText xml:space="preserve">er the ROC curve was 0.94. A cut-off of 71</w:instrText>
      </w:r>
      <w:r>
        <w:rPr>
          <w:rFonts w:ascii="Times New Roman" w:hAnsi="Times New Roman"/>
          <w:lang w:val="en-US"/>
        </w:rPr>
        <w:instrText xml:space="preserve"> appears to be most useful (sensitivity and specificity were 76.3 % and 89.1 %, respectively).\nCONCLUSION: The Spanish version of the CDS has good reliability and validity, similar to the original instrument.","container-title":"Actas Espanolas De Psiquia</w:instrText>
      </w:r>
      <w:r>
        <w:rPr>
          <w:rFonts w:ascii="Times New Roman" w:hAnsi="Times New Roman"/>
          <w:lang w:val="en-US"/>
        </w:rPr>
        <w:instrText xml:space="preserve">tria","ISSN":"113</w:instrText>
      </w:r>
      <w:r>
        <w:rPr>
          <w:rFonts w:ascii="Times New Roman" w:hAnsi="Times New Roman"/>
          <w:lang w:val="en-US"/>
        </w:rPr>
        <w:instrText xml:space="preserve">9-9287","issue":"3","journalAbbrev</w:instrText>
      </w:r>
      <w:r>
        <w:rPr>
          <w:rFonts w:ascii="Times New Roman" w:hAnsi="Times New Roman"/>
          <w:lang w:val="en-US"/>
        </w:rPr>
        <w:instrText xml:space="preserve">iation":"Actas Esp Psiquiatr","language":"spa","note":"PMID: 16736392","page":"185-192","source":"PubMed","title":"[Cross-cultural adaptation and validation of the</w:instrText>
      </w:r>
      <w:r>
        <w:rPr>
          <w:rFonts w:ascii="Times New Roman" w:hAnsi="Times New Roman"/>
          <w:lang w:val="en-US"/>
        </w:rPr>
        <w:instrText xml:space="preserve"> Cambridge Depersonalisation Scale]","volu</w:instrText>
      </w:r>
      <w:r>
        <w:rPr>
          <w:rFonts w:ascii="Times New Roman" w:hAnsi="Times New Roman"/>
          <w:lang w:val="en-US"/>
        </w:rPr>
        <w:instrText xml:space="preserve">me":"34","author":[{"family":"Molina Castillo","given":"J. J."},{"family":"Martínez de la Iglesia","given":"J."},{"family":"Albert Colomer","given":"C."},{"family":"Berrios","given":"G."},{"family":"Sierra","given":"M."},{"family":"Luque Luque","given":"R.</w:instrText>
      </w:r>
      <w:r>
        <w:rPr>
          <w:rFonts w:ascii="Times New Roman" w:hAnsi="Times New Roman"/>
          <w:lang w:val="en-US"/>
        </w:rPr>
        <w:instrText xml:space="preserve">"}],"issued":{"da</w:instrText>
      </w:r>
      <w:r>
        <w:rPr>
          <w:rFonts w:ascii="Times New Roman" w:hAnsi="Times New Roman"/>
          <w:lang w:val="en-US"/>
        </w:rPr>
        <w:instrText xml:space="preserve">te-parts":[["2006",6]]}}}],"schema</w:instrText>
      </w:r>
      <w:r>
        <w:rPr>
          <w:rFonts w:ascii="Times New Roman" w:hAnsi="Times New Roman"/>
          <w:lang w:val="en-US"/>
        </w:rPr>
        <w:instrText xml:space="preserve">":"https://github.com/citation-style-language/schema/raw/master/csl-citation.json"}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Molina Castillo et al. 2006</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Puerto Rico: </w:t>
      </w:r>
      <w:r>
        <w:rPr>
          <w:rFonts w:ascii="Times New Roman" w:hAnsi="Times New Roman"/>
          <w:lang w:val="en-US"/>
        </w:rPr>
        <w:fldChar w:fldCharType="begin"/>
      </w:r>
      <w:r>
        <w:rPr>
          <w:rFonts w:ascii="Times New Roman" w:hAnsi="Times New Roman"/>
          <w:lang w:val="en-US"/>
        </w:rPr>
        <w:instrText xml:space="preserve"> ADDIN ZOTERO_ITEM CSL_CITATION {"</w:instrText>
      </w:r>
      <w:r>
        <w:rPr>
          <w:rFonts w:ascii="Times New Roman" w:hAnsi="Times New Roman"/>
          <w:lang w:val="en-US"/>
        </w:rPr>
        <w:instrText xml:space="preserve">citationID":"OMpo6OP5","properties":{"form</w:instrText>
      </w:r>
      <w:r>
        <w:rPr>
          <w:rFonts w:ascii="Times New Roman" w:hAnsi="Times New Roman"/>
          <w:lang w:val="en-US"/>
        </w:rPr>
        <w:instrText xml:space="preserve">attedCitation":"(Aponte-Soto et al. 2014)","plainCitation":"(Aponte-Soto et al. 2014)","noteIndex":0},"citationItems":[{"id":12309,"uris":["http://zotero.org/users/980623/items/85FJJHR2"],"itemData":{"id":12309,"type":"article-journal","abstract":"Deperson</w:instrText>
      </w:r>
      <w:r>
        <w:rPr>
          <w:rFonts w:ascii="Times New Roman" w:hAnsi="Times New Roman"/>
          <w:lang w:val="en-US"/>
        </w:rPr>
        <w:instrText xml:space="preserve">alization exper</w:instrText>
      </w:r>
      <w:r>
        <w:rPr>
          <w:rFonts w:ascii="Times New Roman" w:hAnsi="Times New Roman"/>
          <w:lang w:val="en-US"/>
        </w:rPr>
        <w:instrText xml:space="preserve">iences have been studied in the United States and Europe, but there is a dearth of investigations with Latino populations. In the current study we e</w:instrText>
      </w:r>
      <w:r>
        <w:rPr>
          <w:rFonts w:ascii="Times New Roman" w:hAnsi="Times New Roman"/>
          <w:lang w:val="en-US"/>
        </w:rPr>
        <w:instrText xml:space="preserve">xamined the psychometric properties of the Spanish </w:instrText>
      </w:r>
      <w:r>
        <w:rPr>
          <w:rFonts w:ascii="Times New Roman" w:hAnsi="Times New Roman"/>
          <w:lang w:val="en-US"/>
        </w:rPr>
        <w:instrText xml:space="preserve">version of the Cambridge Depersonalization</w:instrText>
      </w:r>
      <w:r>
        <w:rPr>
          <w:rFonts w:ascii="Times New Roman" w:hAnsi="Times New Roman"/>
          <w:lang w:val="en-US"/>
        </w:rPr>
        <w:instrText xml:space="preserve"> Scale (CDS) in 300 adult individuals from the community and compared the results with those reported previously with non-Latino clinical populations. Discrepant findings have been reported with respect to the factor structure of the CDS. We performed expl</w:instrText>
      </w:r>
      <w:r>
        <w:rPr>
          <w:rFonts w:ascii="Times New Roman" w:hAnsi="Times New Roman"/>
          <w:lang w:val="en-US"/>
        </w:rPr>
        <w:instrText xml:space="preserve">oratory and con</w:instrText>
      </w:r>
      <w:r>
        <w:rPr>
          <w:rFonts w:ascii="Times New Roman" w:hAnsi="Times New Roman"/>
          <w:lang w:val="en-US"/>
        </w:rPr>
        <w:instrText xml:space="preserve">firmatory factor analyses on the CDS items and compared our results with published analyses on other populations. Results revealed that the psychome</w:instrText>
      </w:r>
      <w:r>
        <w:rPr>
          <w:rFonts w:ascii="Times New Roman" w:hAnsi="Times New Roman"/>
          <w:lang w:val="en-US"/>
        </w:rPr>
        <w:instrText xml:space="preserve">tric properties of the CDS, such as reliability, se</w:instrText>
      </w:r>
      <w:r>
        <w:rPr>
          <w:rFonts w:ascii="Times New Roman" w:hAnsi="Times New Roman"/>
          <w:lang w:val="en-US"/>
        </w:rPr>
        <w:instrText xml:space="preserve">em adequate, although the factor structure</w:instrText>
      </w:r>
      <w:r>
        <w:rPr>
          <w:rFonts w:ascii="Times New Roman" w:hAnsi="Times New Roman"/>
          <w:lang w:val="en-US"/>
        </w:rPr>
        <w:instrText xml:space="preserve"> of the CDS seems to be inconsistent across studies. We selected a 4-factor solution that was most parsimonious and best fit our data. Furthermore, we obtained a moderate, statistically significant relationship (r = .64, p = .001) between the CDS and the D</w:instrText>
      </w:r>
      <w:r>
        <w:rPr>
          <w:rFonts w:ascii="Times New Roman" w:hAnsi="Times New Roman"/>
          <w:lang w:val="en-US"/>
        </w:rPr>
        <w:instrText xml:space="preserve">issociative Exp</w:instrText>
      </w:r>
      <w:r>
        <w:rPr>
          <w:rFonts w:ascii="Times New Roman" w:hAnsi="Times New Roman"/>
          <w:lang w:val="en-US"/>
        </w:rPr>
        <w:instrText xml:space="preserve">eriences Scale. Our results, utilizing a nonclinical sample of Puerto Rican adults, suggest that depersonalization experiences can be reliably measu</w:instrText>
      </w:r>
      <w:r>
        <w:rPr>
          <w:rFonts w:ascii="Times New Roman" w:hAnsi="Times New Roman"/>
          <w:lang w:val="en-US"/>
        </w:rPr>
        <w:instrText xml:space="preserve">red in a Latino and Spanish-speaking population.","</w:instrText>
      </w:r>
      <w:r>
        <w:rPr>
          <w:rFonts w:ascii="Times New Roman" w:hAnsi="Times New Roman"/>
          <w:lang w:val="en-US"/>
        </w:rPr>
        <w:instrText xml:space="preserve">container-title":"Journal of trauma &amp; diss</w:instrText>
      </w:r>
      <w:r>
        <w:rPr>
          <w:rFonts w:ascii="Times New Roman" w:hAnsi="Times New Roman"/>
          <w:lang w:val="en-US"/>
        </w:rPr>
        <w:instrText xml:space="preserve">ociation: the official journal of the International Society for the Study of Dissociation (ISSD)","DOI":"10.1080/15299732.2013.856370","ISSN":"1529-9740","issue":"3","journalAbbreviation":"J Trauma Dissociation","language":"eng","note":"PMID: 24283777","pa</w:instrText>
      </w:r>
      <w:r>
        <w:rPr>
          <w:rFonts w:ascii="Times New Roman" w:hAnsi="Times New Roman"/>
          <w:lang w:val="en-US"/>
        </w:rPr>
        <w:instrText xml:space="preserve">ge":"348-363","</w:instrText>
      </w:r>
      <w:r>
        <w:rPr>
          <w:rFonts w:ascii="Times New Roman" w:hAnsi="Times New Roman"/>
          <w:lang w:val="en-US"/>
        </w:rPr>
        <w:instrText xml:space="preserve">source":"PubMed","title":"Psychometric properties of the Cambridge depersonalization scale in Puerto Rico","volume":"15","author":[{"family":"Aponte</w:instrText>
      </w:r>
      <w:r>
        <w:rPr>
          <w:rFonts w:ascii="Times New Roman" w:hAnsi="Times New Roman"/>
          <w:lang w:val="en-US"/>
        </w:rPr>
        <w:instrText xml:space="preserve">-Soto","given":"Michell R."},{"family":"Vélez-Pastr</w:instrText>
      </w:r>
      <w:r>
        <w:rPr>
          <w:rFonts w:ascii="Times New Roman" w:hAnsi="Times New Roman"/>
          <w:lang w:val="en-US"/>
        </w:rPr>
        <w:instrText xml:space="preserve">ana","given":"María"},{"family":"Martínez-Taboas","given":"Alfonso"},{"family":"González","given":"Rafael A."}],"issued":{"date-parts":[["2014"]]}}}],"schema":"https://github.com/citation-style-language/schema/raw/master/csl-citation.json"}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Aponte-Soto et al. 2014)</w:t>
      </w:r>
      <w:r>
        <w:rPr>
          <w:rFonts w:ascii="Times New Roman" w:hAnsi="Times New Roman"/>
          <w:lang w:val="en-US"/>
        </w:rPr>
        <w:fldChar w:fldCharType="end"/>
      </w:r>
      <w:r>
        <w:rPr>
          <w:rFonts w:ascii="Times New Roman" w:hAnsi="Times New Roman"/>
          <w:lang w:val="en-US"/>
        </w:rPr>
        <w:t xml:space="preserve">, Italian </w:t>
      </w:r>
      <w:r>
        <w:rPr>
          <w:rFonts w:ascii="Times New Roman" w:hAnsi="Times New Roman"/>
          <w:lang w:val="en-US"/>
        </w:rPr>
        <w:fldChar w:fldCharType="begin"/>
      </w:r>
      <w:r>
        <w:rPr>
          <w:rFonts w:ascii="Times New Roman" w:hAnsi="Times New Roman"/>
          <w:lang w:val="en-US"/>
        </w:rPr>
        <w:instrText xml:space="preserve"> ADDIN ZOTERO_ITEM C</w:instrText>
      </w:r>
      <w:r>
        <w:rPr>
          <w:rFonts w:ascii="Times New Roman" w:hAnsi="Times New Roman"/>
          <w:lang w:val="en-US"/>
        </w:rPr>
        <w:instrText xml:space="preserve">SL_CITATION {</w:instrText>
      </w:r>
      <w:r>
        <w:rPr>
          <w:rFonts w:ascii="Times New Roman" w:hAnsi="Times New Roman"/>
          <w:lang w:val="en-US"/>
        </w:rPr>
        <w:instrText xml:space="preserve">"citationID":"AzonF6UI","properties":{"formattedCitation":"(Migliorini et al. 2012)","plainCitation":"(Migliorini et al. 2012)","noteIndex":0},"citationItems":[{"id":12294,"uris":["http://zotero.org/us</w:instrText>
      </w:r>
      <w:r>
        <w:rPr>
          <w:rFonts w:ascii="Times New Roman" w:hAnsi="Times New Roman"/>
          <w:lang w:val="en-US"/>
        </w:rPr>
        <w:instrText xml:space="preserve">ers/980623/</w:instrText>
      </w:r>
      <w:r>
        <w:rPr>
          <w:rFonts w:ascii="Times New Roman" w:hAnsi="Times New Roman"/>
          <w:lang w:val="en-US"/>
        </w:rPr>
        <w:instrText xml:space="preserve">items/EGDL4HAB"],"itemData":{"id":12294,"type":"article-journal","container-title":"Epidemiology and Psychiatric Sciences","DOI":"10.1017/S2045796011000850","ISSN":"2045-7960","issue":"2","journalAbbreviation":"Epidemiol Psychiatr Sci","language":"eng","no</w:instrText>
      </w:r>
      <w:r>
        <w:rPr>
          <w:rFonts w:ascii="Times New Roman" w:hAnsi="Times New Roman"/>
          <w:lang w:val="en-US"/>
        </w:rPr>
        <w:instrText xml:space="preserve">te":"PMID: 22789172","page":"22</w:instrText>
      </w:r>
      <w:r>
        <w:rPr>
          <w:rFonts w:ascii="Times New Roman" w:hAnsi="Times New Roman"/>
          <w:lang w:val="en-US"/>
        </w:rPr>
        <w:instrText xml:space="preserve">1-226","sourc</w:instrText>
      </w:r>
      <w:r>
        <w:rPr>
          <w:rFonts w:ascii="Times New Roman" w:hAnsi="Times New Roman"/>
          <w:lang w:val="en-US"/>
        </w:rPr>
        <w:instrText xml:space="preserve">e":"PubMed","title":"Italian (cross cultural) adaptation and validation of the Cambridge Depersonalization Scale (CDS)","volume":"21","author":[{"family":"Migliorini","given":"V."},{"family":"Dell'erba</w:instrText>
      </w:r>
      <w:r>
        <w:rPr>
          <w:rFonts w:ascii="Times New Roman" w:hAnsi="Times New Roman"/>
          <w:lang w:val="en-US"/>
        </w:rPr>
        <w:instrText xml:space="preserve">","given":"</w:instrText>
      </w:r>
      <w:r>
        <w:rPr>
          <w:rFonts w:ascii="Times New Roman" w:hAnsi="Times New Roman"/>
          <w:lang w:val="en-US"/>
        </w:rPr>
        <w:instrText xml:space="preserve">A."},{"family":"Fagioli","given":"F."},{"family":"Sierra","given":"M."},{"family":"Mosticoni","given":"S."},{"family":"Telesforo","given":"L."},{"family":"Patanè","given":"M."},{"family":"Consolazione","given":"M."},{"family":"Fiori-Nastro","given":"P."}],</w:instrText>
      </w:r>
      <w:r>
        <w:rPr>
          <w:rFonts w:ascii="Times New Roman" w:hAnsi="Times New Roman"/>
          <w:lang w:val="en-US"/>
        </w:rPr>
        <w:instrText xml:space="preserve">"issued":{"date-parts":[["2012"</w:instrText>
      </w:r>
      <w:r>
        <w:rPr>
          <w:rFonts w:ascii="Times New Roman" w:hAnsi="Times New Roman"/>
          <w:lang w:val="en-US"/>
        </w:rPr>
        <w:instrText xml:space="preserve">,6]]}}}],"sch</w:instrText>
      </w:r>
      <w:r>
        <w:rPr>
          <w:rFonts w:ascii="Times New Roman" w:hAnsi="Times New Roman"/>
          <w:lang w:val="en-US"/>
        </w:rPr>
        <w:instrText xml:space="preserve">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(Migliorini et al. 2012)</w:t>
      </w:r>
      <w:r>
        <w:rPr>
          <w:rFonts w:ascii="Times New Roman" w:hAnsi="Times New Roman"/>
          <w:lang w:val="en-US"/>
        </w:rPr>
        <w:fldChar w:fldCharType="end"/>
      </w:r>
      <w:r>
        <w:rPr>
          <w:rFonts w:ascii="Times New Roman" w:hAnsi="Times New Roman"/>
          <w:lang w:val="en-US"/>
        </w:rPr>
        <w:t xml:space="preserve">, German </w:t>
      </w:r>
      <w:r>
        <w:rPr>
          <w:rFonts w:ascii="Times New Roman" w:hAnsi="Times New Roman"/>
          <w:lang w:val="en-US"/>
        </w:rPr>
        <w:fldChar w:fldCharType="begin"/>
      </w:r>
      <w:r>
        <w:rPr>
          <w:rFonts w:ascii="Times New Roman" w:hAnsi="Times New Roman"/>
          <w:lang w:val="en-US"/>
        </w:rPr>
        <w:instrText xml:space="preserve"> ADDIN ZOTERO_ITEM CSL_CITATION {"citationID":"UPmLxAQm","properties":{"format</w:instrText>
      </w:r>
      <w:r>
        <w:rPr>
          <w:rFonts w:ascii="Times New Roman" w:hAnsi="Times New Roman"/>
          <w:lang w:val="en-US"/>
        </w:rPr>
        <w:instrText xml:space="preserve">tedCitation</w:instrText>
      </w:r>
      <w:r>
        <w:rPr>
          <w:rFonts w:ascii="Times New Roman" w:hAnsi="Times New Roman"/>
          <w:lang w:val="en-US"/>
        </w:rPr>
        <w:instrText xml:space="preserve">":"(Michal et al. 2004)","plainCitation":"(Michal et al. 2004)","noteIndex":0},"citationItems":[{"id":12307,"uris":["http://zotero.org/users/980623/items/79KMH4EH"],"itemData":{"id":12307,"type":"article-journal","abstract":"Self-rating scales have proved </w:instrText>
      </w:r>
      <w:r>
        <w:rPr>
          <w:rFonts w:ascii="Times New Roman" w:hAnsi="Times New Roman"/>
          <w:lang w:val="en-US"/>
        </w:rPr>
        <w:instrText xml:space="preserve">to be essential in the study of</w:instrText>
      </w:r>
      <w:r>
        <w:rPr>
          <w:rFonts w:ascii="Times New Roman" w:hAnsi="Times New Roman"/>
          <w:lang w:val="en-US"/>
        </w:rPr>
        <w:instrText xml:space="preserve"> depersonalis</w:instrText>
      </w:r>
      <w:r>
        <w:rPr>
          <w:rFonts w:ascii="Times New Roman" w:hAnsi="Times New Roman"/>
          <w:lang w:val="en-US"/>
        </w:rPr>
        <w:instrText xml:space="preserve">ation, which regrettably, is still seldom recognised in clinical practice. In recent studies the Cambridge Depersonalisation Scale (CDS) has emerged as an useful instrument for the study of depersonali</w:instrText>
      </w:r>
      <w:r>
        <w:rPr>
          <w:rFonts w:ascii="Times New Roman" w:hAnsi="Times New Roman"/>
          <w:lang w:val="en-US"/>
        </w:rPr>
        <w:instrText xml:space="preserve">sation. Her</w:instrText>
      </w:r>
      <w:r>
        <w:rPr>
          <w:rFonts w:ascii="Times New Roman" w:hAnsi="Times New Roman"/>
          <w:lang w:val="en-US"/>
        </w:rPr>
        <w:instrText xml:space="preserve">e we report a validation study of the authorised German version of the CDS in a sample of 91 inpatients, 43 of whom had pathological depersonalisation and 48 without pathological depersonalisation. The SCID-D Interview for depersonalisation and derealisati</w:instrText>
      </w:r>
      <w:r>
        <w:rPr>
          <w:rFonts w:ascii="Times New Roman" w:hAnsi="Times New Roman"/>
          <w:lang w:val="en-US"/>
        </w:rPr>
        <w:instrText xml:space="preserve">on was used as the gold standar</w:instrText>
      </w:r>
      <w:r>
        <w:rPr>
          <w:rFonts w:ascii="Times New Roman" w:hAnsi="Times New Roman"/>
          <w:lang w:val="en-US"/>
        </w:rPr>
        <w:instrText xml:space="preserve">d and the Ger</w:instrText>
      </w:r>
      <w:r>
        <w:rPr>
          <w:rFonts w:ascii="Times New Roman" w:hAnsi="Times New Roman"/>
          <w:lang w:val="en-US"/>
        </w:rPr>
        <w:instrText xml:space="preserve">man version of the Dissociative Experiences Scale was used to test the external validity of the scale. The German version of the CDS was found to have high internal consistency and reliability (alpha =</w:instrText>
      </w:r>
      <w:r>
        <w:rPr>
          <w:rFonts w:ascii="Times New Roman" w:hAnsi="Times New Roman"/>
          <w:lang w:val="en-US"/>
        </w:rPr>
        <w:instrText xml:space="preserve"> 0,95 and G</w:instrText>
      </w:r>
      <w:r>
        <w:rPr>
          <w:rFonts w:ascii="Times New Roman" w:hAnsi="Times New Roman"/>
          <w:lang w:val="en-US"/>
        </w:rPr>
        <w:instrText xml:space="preserve">uttman Split-half = 0,95) and could differentiate patients with pathological depersonalisation from the control group. We therefore conclude that the German version of the CDS can be considered as reliable and valid.","container-title":"Psychother Psychoso</w:instrText>
      </w:r>
      <w:r>
        <w:rPr>
          <w:rFonts w:ascii="Times New Roman" w:hAnsi="Times New Roman"/>
          <w:lang w:val="en-US"/>
        </w:rPr>
        <w:instrText xml:space="preserve">m Med Psychol","DOI":"10.1055/S</w:instrText>
      </w:r>
      <w:r>
        <w:rPr>
          <w:rFonts w:ascii="Times New Roman" w:hAnsi="Times New Roman"/>
          <w:lang w:val="en-US"/>
        </w:rPr>
        <w:instrText xml:space="preserve">-2004-828296"</w:instrText>
      </w:r>
      <w:r>
        <w:rPr>
          <w:rFonts w:ascii="Times New Roman" w:hAnsi="Times New Roman"/>
          <w:lang w:val="en-US"/>
        </w:rPr>
        <w:instrText xml:space="preserve">,"page":"367-374","source":"Semantic Scholar","title":"Die Erfassung des Depersonalisations-Derealisations-Syndroms mit der deutschen Version der Cambridge Depersonalisation Scale (CDS)","volume":"54",</w:instrText>
      </w:r>
      <w:r>
        <w:rPr>
          <w:rFonts w:ascii="Times New Roman" w:hAnsi="Times New Roman"/>
          <w:lang w:val="en-US"/>
        </w:rPr>
        <w:instrText xml:space="preserve">"author":[{</w:instrText>
      </w:r>
      <w:r>
        <w:rPr>
          <w:rFonts w:ascii="Times New Roman" w:hAnsi="Times New Roman"/>
          <w:lang w:val="en-US"/>
        </w:rPr>
        <w:instrText xml:space="preserve">"family":"Michal","given":"M."},{"family":"Sann","given":"U."},{"family":"Niebecker","given":"M."},{"family":"Lazanowsky","given":"C."},{"family":"Kernhof","given":"K."},{"family":"Aurich","given":"S."},{"family":"Overbeck","given":"G."},{"family":"Sierra"</w:instrText>
      </w:r>
      <w:r>
        <w:rPr>
          <w:rFonts w:ascii="Times New Roman" w:hAnsi="Times New Roman"/>
          <w:lang w:val="en-US"/>
        </w:rPr>
        <w:instrText xml:space="preserve">,"given":"M."},{"family":"Berrí</w:instrText>
      </w:r>
      <w:r>
        <w:rPr>
          <w:rFonts w:ascii="Times New Roman" w:hAnsi="Times New Roman"/>
          <w:lang w:val="en-US"/>
        </w:rPr>
        <w:instrText xml:space="preserve">os","given":"</w:instrText>
      </w:r>
      <w:r>
        <w:rPr>
          <w:rFonts w:ascii="Times New Roman" w:hAnsi="Times New Roman"/>
          <w:lang w:val="en-US"/>
        </w:rPr>
        <w:instrText xml:space="preserve">G."}],"issued":{"date-parts":[["2004"]]}}}],"schema":"https://github.com/citation-style-language/schema/raw/master/csl-citation.json"}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(Michal et al. 2004)</w:t>
      </w:r>
      <w:r>
        <w:rPr>
          <w:rFonts w:ascii="Times New Roman" w:hAnsi="Times New Roman"/>
          <w:lang w:val="en-US"/>
        </w:rPr>
        <w:fldChar w:fldCharType="end"/>
      </w:r>
      <w:r>
        <w:rPr>
          <w:rFonts w:ascii="Times New Roman" w:hAnsi="Times New Roman"/>
          <w:lang w:val="en-US"/>
        </w:rPr>
        <w:t xml:space="preserve">, Greek </w:t>
      </w:r>
      <w:r>
        <w:rPr>
          <w:rFonts w:ascii="Times New Roman" w:hAnsi="Times New Roman"/>
          <w:lang w:val="en-US"/>
        </w:rPr>
        <w:fldChar w:fldCharType="begin"/>
      </w:r>
      <w:r>
        <w:rPr>
          <w:rFonts w:ascii="Times New Roman" w:hAnsi="Times New Roman"/>
          <w:lang w:val="en-US"/>
        </w:rPr>
        <w:instrText xml:space="preserve"> ADDIN ZOTERO_ITEM CSL_CITATION {"c</w:instrText>
      </w:r>
      <w:r>
        <w:rPr>
          <w:rFonts w:ascii="Times New Roman" w:hAnsi="Times New Roman"/>
          <w:lang w:val="en-US"/>
        </w:rPr>
        <w:instrText xml:space="preserve">itationID":</w:instrText>
      </w:r>
      <w:r>
        <w:rPr>
          <w:rFonts w:ascii="Times New Roman" w:hAnsi="Times New Roman"/>
          <w:lang w:val="en-US"/>
        </w:rPr>
        <w:instrText xml:space="preserve">"6lAlOgcu","properties":{"formattedCitation":"(Kontoangelos et al. 2016)","plainCitation":"(Kontoangelos et al. 2016)","noteIndex":0},"citationItems":[{"id":12291,"uris":["http://zotero.org/users/980623/items/HFZ8V438"],"itemData":{"id":12291,"type":"artic</w:instrText>
      </w:r>
      <w:r>
        <w:rPr>
          <w:rFonts w:ascii="Times New Roman" w:hAnsi="Times New Roman"/>
          <w:lang w:val="en-US"/>
        </w:rPr>
        <w:instrText xml:space="preserve">le-journal","abstract":"INTRODU</w:instrText>
      </w:r>
      <w:r>
        <w:rPr>
          <w:rFonts w:ascii="Times New Roman" w:hAnsi="Times New Roman"/>
          <w:lang w:val="en-US"/>
        </w:rPr>
        <w:instrText xml:space="preserve">CTION: The Ca</w:instrText>
      </w:r>
      <w:r>
        <w:rPr>
          <w:rFonts w:ascii="Times New Roman" w:hAnsi="Times New Roman"/>
          <w:lang w:val="en-US"/>
        </w:rPr>
        <w:instrText xml:space="preserve">mbridge Depersonalisation Scale is meant to capture the frequency and duration of depersonalisation symptoms over the 'last 6 months'.\nMETHODS: In order to develop a Greek version of CDS scale, the CD</w:instrText>
      </w:r>
      <w:r>
        <w:rPr>
          <w:rFonts w:ascii="Times New Roman" w:hAnsi="Times New Roman"/>
          <w:lang w:val="en-US"/>
        </w:rPr>
        <w:instrText xml:space="preserve">S scale was</w:instrText>
      </w:r>
      <w:r>
        <w:rPr>
          <w:rFonts w:ascii="Times New Roman" w:hAnsi="Times New Roman"/>
          <w:lang w:val="en-US"/>
        </w:rPr>
        <w:instrText xml:space="preserve"> translated in Greek by 2 psychiatrists. Then, the Greek version of CDS scale was back-translated by a person who did not knew the original English version. The back-translated version was reviewed in order to establish whether is consistent with the origi</w:instrText>
      </w:r>
      <w:r>
        <w:rPr>
          <w:rFonts w:ascii="Times New Roman" w:hAnsi="Times New Roman"/>
          <w:lang w:val="en-US"/>
        </w:rPr>
        <w:instrText xml:space="preserve">nal English version. After this</w:instrText>
      </w:r>
      <w:r>
        <w:rPr>
          <w:rFonts w:ascii="Times New Roman" w:hAnsi="Times New Roman"/>
          <w:lang w:val="en-US"/>
        </w:rPr>
        <w:instrText xml:space="preserve"> procedure we</w:instrText>
      </w:r>
      <w:r>
        <w:rPr>
          <w:rFonts w:ascii="Times New Roman" w:hAnsi="Times New Roman"/>
          <w:lang w:val="en-US"/>
        </w:rPr>
        <w:instrText xml:space="preserve"> administered the Greek version of CDS scale to a sample of 294 Greeks in order to assess the reliability and the validity of the Greek version of scale.\nRESULTS: The five components solution accounte</w:instrText>
      </w:r>
      <w:r>
        <w:rPr>
          <w:rFonts w:ascii="Times New Roman" w:hAnsi="Times New Roman"/>
          <w:lang w:val="en-US"/>
        </w:rPr>
        <w:instrText xml:space="preserve">d for 58.20</w:instrText>
      </w:r>
      <w:r>
        <w:rPr>
          <w:rFonts w:ascii="Times New Roman" w:hAnsi="Times New Roman"/>
          <w:lang w:val="en-US"/>
        </w:rPr>
        <w:instrText xml:space="preserve">4% of the total variation. Initial eigenvalues of the five components were: factor 1=11.555, factor 2=1.564, factor 3=1.356, factor 4=1.247 and factor 5=1.157. Six items did not load on any factor. Correlations between factors were low ranged from 0.134 to</w:instrText>
      </w:r>
      <w:r>
        <w:rPr>
          <w:rFonts w:ascii="Times New Roman" w:hAnsi="Times New Roman"/>
          <w:lang w:val="en-US"/>
        </w:rPr>
        <w:instrText xml:space="preserve"> 0.314 and no complex variables</w:instrText>
      </w:r>
      <w:r>
        <w:rPr>
          <w:rFonts w:ascii="Times New Roman" w:hAnsi="Times New Roman"/>
          <w:lang w:val="en-US"/>
        </w:rPr>
        <w:instrText xml:space="preserve"> were found. </w:instrText>
      </w:r>
      <w:r>
        <w:rPr>
          <w:rFonts w:ascii="Times New Roman" w:hAnsi="Times New Roman"/>
          <w:lang w:val="en-US"/>
        </w:rPr>
        <w:instrText xml:space="preserve">Cronbach's alpha and Guttman split-half coefficient were used to evaluate interval consistency of CDS scale in 294 individuals. The alpha coefficients and Guttman split-half coefficient of the CDS scal</w:instrText>
      </w:r>
      <w:r>
        <w:rPr>
          <w:rFonts w:ascii="Times New Roman" w:hAnsi="Times New Roman"/>
          <w:lang w:val="en-US"/>
        </w:rPr>
        <w:instrText xml:space="preserve">e were 0.93</w:instrText>
      </w:r>
      <w:r>
        <w:rPr>
          <w:rFonts w:ascii="Times New Roman" w:hAnsi="Times New Roman"/>
          <w:lang w:val="en-US"/>
        </w:rPr>
        <w:instrText xml:space="preserve">8 and 0.921, respectively. The test-retest reliability proved to be satisfactory. The intraclass correlation coefficients for the total CDS score was very good and equal to 0,883. The CDS scale correlated highly with the SCL-90 and all subscales (p-value&lt;0</w:instrText>
      </w:r>
      <w:r>
        <w:rPr>
          <w:rFonts w:ascii="Times New Roman" w:hAnsi="Times New Roman"/>
          <w:lang w:val="en-US"/>
        </w:rPr>
        <w:instrText xml:space="preserve">.0001).\nCONCLUSION: The psycho</w:instrText>
      </w:r>
      <w:r>
        <w:rPr>
          <w:rFonts w:ascii="Times New Roman" w:hAnsi="Times New Roman"/>
          <w:lang w:val="en-US"/>
        </w:rPr>
        <w:instrText xml:space="preserve">metric streng</w:instrText>
      </w:r>
      <w:r>
        <w:rPr>
          <w:rFonts w:ascii="Times New Roman" w:hAnsi="Times New Roman"/>
          <w:lang w:val="en-US"/>
        </w:rPr>
        <w:instrText xml:space="preserve">th of CDS - Greek its reliable for its future use, particularly for screening for subjects with possible diagnosis of CDS.","container-title":"Materia Socio-Medica","DOI":"10.5455/msm.2016.28.387-391",</w:instrText>
      </w:r>
      <w:r>
        <w:rPr>
          <w:rFonts w:ascii="Times New Roman" w:hAnsi="Times New Roman"/>
          <w:lang w:val="en-US"/>
        </w:rPr>
        <w:instrText xml:space="preserve">"ISSN":"151</w:instrText>
      </w:r>
      <w:r>
        <w:rPr>
          <w:rFonts w:ascii="Times New Roman" w:hAnsi="Times New Roman"/>
          <w:lang w:val="en-US"/>
        </w:rPr>
        <w:instrText xml:space="preserve">2-7680","issue":"5","journalAbbreviation":"Mater Sociomed","language":"eng","note":"PMID: 27999491\nPMCID: PMC5149431","page":"387-391","source":"PubMed","title":"Reliability, validity, and psychometric properties of the greek translation of the Cambridge </w:instrText>
      </w:r>
      <w:r>
        <w:rPr>
          <w:rFonts w:ascii="Times New Roman" w:hAnsi="Times New Roman"/>
          <w:lang w:val="en-US"/>
        </w:rPr>
        <w:instrText xml:space="preserve">Depersonalization Scale (CDS)",</w:instrText>
      </w:r>
      <w:r>
        <w:rPr>
          <w:rFonts w:ascii="Times New Roman" w:hAnsi="Times New Roman"/>
          <w:lang w:val="en-US"/>
        </w:rPr>
        <w:instrText xml:space="preserve">"volume":"28"</w:instrText>
      </w:r>
      <w:r>
        <w:rPr>
          <w:rFonts w:ascii="Times New Roman" w:hAnsi="Times New Roman"/>
          <w:lang w:val="en-US"/>
        </w:rPr>
        <w:instrText xml:space="preserve">,"author":[{"family":"Kontoangelos","given":"Konstantinos"},{"family":"Tsiori","given":"Sofia"},{"family":"Poulakou","given":"Garyfalia"},{"family":"Protopapas","given":""},{"family":"Katsarolis","give</w:instrText>
      </w:r>
      <w:r>
        <w:rPr>
          <w:rFonts w:ascii="Times New Roman" w:hAnsi="Times New Roman"/>
          <w:lang w:val="en-US"/>
        </w:rPr>
        <w:instrText xml:space="preserve">n":"Ioannis</w:instrText>
      </w:r>
      <w:r>
        <w:rPr>
          <w:rFonts w:ascii="Times New Roman" w:hAnsi="Times New Roman"/>
          <w:lang w:val="en-US"/>
        </w:rPr>
        <w:instrText xml:space="preserve">"},{"family":"Sakka","given":"Vissaria"},{"family":"Kavatha","given":"Dimitra"},{"family":"Papadopoulos","given":"Antonios"},{"family":"Antoniadou","given":"Anastasia"},{"family":"Papageorgiou","given":"Charalambos C."}],"issued":{"date-parts":[["2016",10]</w:instrText>
      </w:r>
      <w:r>
        <w:rPr>
          <w:rFonts w:ascii="Times New Roman" w:hAnsi="Times New Roman"/>
          <w:lang w:val="en-US"/>
        </w:rPr>
        <w:instrText xml:space="preserve">]}}}],"schema":"https://github.</w:instrText>
      </w:r>
      <w:r>
        <w:rPr>
          <w:rFonts w:ascii="Times New Roman" w:hAnsi="Times New Roman"/>
          <w:lang w:val="en-US"/>
        </w:rPr>
        <w:instrText xml:space="preserve">com/citation-</w:instrText>
      </w:r>
      <w:r>
        <w:rPr>
          <w:rFonts w:ascii="Times New Roman" w:hAnsi="Times New Roman"/>
          <w:lang w:val="en-US"/>
        </w:rPr>
        <w:instrText xml:space="preserve">style-language/schema/raw/master/csl-citation.json"} </w:instrText>
      </w:r>
      <w:r>
        <w:rPr>
          <w:rFonts w:ascii="Times New Roman" w:hAnsi="Times New Roman"/>
          <w:lang w:val="en-US"/>
        </w:rPr>
        <w:fldChar w:fldCharType="separate"/>
      </w:r>
      <w:r>
        <w:rPr>
          <w:rFonts w:ascii="Times New Roman" w:hAnsi="Times New Roman"/>
          <w:lang w:val="en-US"/>
        </w:rPr>
        <w:t xml:space="preserve">(Kontoangelos et al. 2016)</w:t>
      </w:r>
      <w:r>
        <w:rPr>
          <w:rFonts w:ascii="Times New Roman" w:hAnsi="Times New Roman"/>
          <w:lang w:val="en-US"/>
        </w:rPr>
        <w:fldChar w:fldCharType="end"/>
      </w:r>
      <w:r>
        <w:rPr>
          <w:rFonts w:ascii="Times New Roman" w:hAnsi="Times New Roman"/>
          <w:lang w:val="en-US"/>
        </w:rPr>
        <w:t xml:space="preserve">, Japanese </w:t>
      </w:r>
      <w:r>
        <w:rPr>
          <w:rFonts w:ascii="Times New Roman" w:hAnsi="Times New Roman"/>
          <w:lang w:val="en-US"/>
        </w:rPr>
        <w:fldChar w:fldCharType="begin"/>
      </w:r>
      <w:r>
        <w:rPr>
          <w:rFonts w:ascii="Times New Roman" w:hAnsi="Times New Roman"/>
          <w:lang w:val="en-US"/>
        </w:rPr>
        <w:instrText xml:space="preserve"> ADDIN ZOTERO_ITEM CSL_CITATION {"citationID":"8jxhxAlY","properties":{"formattedCitation":"(Sugiura et al. </w:instrText>
      </w:r>
      <w:r>
        <w:rPr>
          <w:rFonts w:ascii="Times New Roman" w:hAnsi="Times New Roman"/>
          <w:lang w:val="en-US"/>
        </w:rPr>
        <w:instrText xml:space="preserve">2009)","pla</w:instrText>
      </w:r>
      <w:r>
        <w:rPr>
          <w:rFonts w:ascii="Times New Roman" w:hAnsi="Times New Roman"/>
          <w:lang w:val="en-US"/>
        </w:rPr>
        <w:instrText xml:space="preserve">inCitation":"(Sugiura et al. 2009)","noteIndex":0},"citationItems":[{"id":12299,"uris":["http://zotero.org/users/980623/items/76PPKSBX"],"itemData":{"id":12299,"type":"article-journal","abstract":"AIMS: The Cambridge Depersonalization Scale (CDS) is an ins</w:instrText>
      </w:r>
      <w:r>
        <w:rPr>
          <w:rFonts w:ascii="Times New Roman" w:hAnsi="Times New Roman"/>
          <w:lang w:val="en-US"/>
        </w:rPr>
        <w:instrText xml:space="preserve">trument that has obtained relia</w:instrText>
      </w:r>
      <w:r>
        <w:rPr>
          <w:rFonts w:ascii="Times New Roman" w:hAnsi="Times New Roman"/>
          <w:lang w:val="en-US"/>
        </w:rPr>
        <w:instrText xml:space="preserve">bility and va</w:instrText>
      </w:r>
      <w:r>
        <w:rPr>
          <w:rFonts w:ascii="Times New Roman" w:hAnsi="Times New Roman"/>
          <w:lang w:val="en-US"/>
        </w:rPr>
        <w:instrText xml:space="preserve">lidity in some countries for use in detecting depersonalization disorder under clinical conditions, but not yet in Japan under non-psychiatric conditions. The purposes of this study were to develop a J</w:instrText>
      </w:r>
      <w:r>
        <w:rPr>
          <w:rFonts w:ascii="Times New Roman" w:hAnsi="Times New Roman"/>
          <w:lang w:val="en-US"/>
        </w:rPr>
        <w:instrText xml:space="preserve">apanese ver</w:instrText>
      </w:r>
      <w:r>
        <w:rPr>
          <w:rFonts w:ascii="Times New Roman" w:hAnsi="Times New Roman"/>
          <w:lang w:val="en-US"/>
        </w:rPr>
        <w:instrText xml:space="preserve">sion of the CDS (J-CDS) and to examine its reliability and validity as an instrument for screening depersonalization disorder under non-clinical conditions.\nMETHODS: The CDS was translated from English into Japanese and then back-translated into English b</w:instrText>
      </w:r>
      <w:r>
        <w:rPr>
          <w:rFonts w:ascii="Times New Roman" w:hAnsi="Times New Roman"/>
          <w:lang w:val="en-US"/>
        </w:rPr>
        <w:instrText xml:space="preserve">y a native English-speaking Ame</w:instrText>
      </w:r>
      <w:r>
        <w:rPr>
          <w:rFonts w:ascii="Times New Roman" w:hAnsi="Times New Roman"/>
          <w:lang w:val="en-US"/>
        </w:rPr>
        <w:instrText xml:space="preserve">rican. After </w:instrText>
      </w:r>
      <w:r>
        <w:rPr>
          <w:rFonts w:ascii="Times New Roman" w:hAnsi="Times New Roman"/>
          <w:lang w:val="en-US"/>
        </w:rPr>
        <w:instrText xml:space="preserve">making the J-CDS, we examined its reliability and validity. Questionnaires that were composed of J-CDS, the Dissociative Experience Scale (DES), the Zung self-rating scale and the Maudsley Obsessional-</w:instrText>
      </w:r>
      <w:r>
        <w:rPr>
          <w:rFonts w:ascii="Times New Roman" w:hAnsi="Times New Roman"/>
          <w:lang w:val="en-US"/>
        </w:rPr>
        <w:instrText xml:space="preserve">Compulsive </w:instrText>
      </w:r>
      <w:r>
        <w:rPr>
          <w:rFonts w:ascii="Times New Roman" w:hAnsi="Times New Roman"/>
          <w:lang w:val="en-US"/>
        </w:rPr>
        <w:instrText xml:space="preserve">Inventory were administrated to 59 participants (12 patients with depersonalization disorder, 11 individuals who had recovered from depersonalization and 36 healthy controls).\nRESULTS: Cronbach's alpha and split-half reliability were 0.94 and 0.93, respec</w:instrText>
      </w:r>
      <w:r>
        <w:rPr>
          <w:rFonts w:ascii="Times New Roman" w:hAnsi="Times New Roman"/>
          <w:lang w:val="en-US"/>
        </w:rPr>
        <w:instrText xml:space="preserve">tively. The J-CDS score in the </w:instrText>
      </w:r>
      <w:r>
        <w:rPr>
          <w:rFonts w:ascii="Times New Roman" w:hAnsi="Times New Roman"/>
          <w:lang w:val="en-US"/>
        </w:rPr>
        <w:instrText xml:space="preserve">depersonaliza</w:instrText>
      </w:r>
      <w:r>
        <w:rPr>
          <w:rFonts w:ascii="Times New Roman" w:hAnsi="Times New Roman"/>
          <w:lang w:val="en-US"/>
        </w:rPr>
        <w:instrText xml:space="preserve">tion group was significantly higher than in the healthy control group. The J-CDS score was significantly correlated with scores of total DES, and DES-depersonalization. The best compromise between the </w:instrText>
      </w:r>
      <w:r>
        <w:rPr>
          <w:rFonts w:ascii="Times New Roman" w:hAnsi="Times New Roman"/>
          <w:lang w:val="en-US"/>
        </w:rPr>
        <w:instrText xml:space="preserve">true positi</w:instrText>
      </w:r>
      <w:r>
        <w:rPr>
          <w:rFonts w:ascii="Times New Roman" w:hAnsi="Times New Roman"/>
          <w:lang w:val="en-US"/>
        </w:rPr>
        <w:instrText xml:space="preserve">ve and false negative rate was at a cut-off point of 60, yielding a sensitivity of 1.00 and a specificity of 0.96.\nCONCLUSIONS: In this study, J-CDS showed good reliability and validity. The best cut-off point, when we use this for distinguishing individu</w:instrText>
      </w:r>
      <w:r>
        <w:rPr>
          <w:rFonts w:ascii="Times New Roman" w:hAnsi="Times New Roman"/>
          <w:lang w:val="en-US"/>
        </w:rPr>
        <w:instrText xml:space="preserve">als with depersonalization diso</w:instrText>
      </w:r>
      <w:r>
        <w:rPr>
          <w:rFonts w:ascii="Times New Roman" w:hAnsi="Times New Roman"/>
          <w:lang w:val="en-US"/>
        </w:rPr>
        <w:instrText xml:space="preserve">rder from ind</w:instrText>
      </w:r>
      <w:r>
        <w:rPr>
          <w:rFonts w:ascii="Times New Roman" w:hAnsi="Times New Roman"/>
          <w:lang w:val="en-US"/>
        </w:rPr>
        <w:instrText xml:space="preserve">ividuals without psychiatric disorders, is 60 points.","container-title":"Psychiatry and Clinical Neurosciences","DOI":"10.1111/j.1440-1819.2009.01939.x","ISSN":"1440-1819","issue":"3","journalAbbrevia</w:instrText>
      </w:r>
      <w:r>
        <w:rPr>
          <w:rFonts w:ascii="Times New Roman" w:hAnsi="Times New Roman"/>
          <w:lang w:val="en-US"/>
        </w:rPr>
        <w:instrText xml:space="preserve">tion":"Psyc</w:instrText>
      </w:r>
      <w:r>
        <w:rPr>
          <w:rFonts w:ascii="Times New Roman" w:hAnsi="Times New Roman"/>
          <w:lang w:val="en-US"/>
        </w:rPr>
        <w:instrText xml:space="preserve">hiatry Clin Neurosci","language":"eng","note":"PMID: 19566762","page":"314-321","source":"PubMed","title":"Reliability and validity of a Japanese version of the Cambridge depersonalization scale as a screening instrument for depersonalization disorder","vo</w:instrText>
      </w:r>
      <w:r>
        <w:rPr>
          <w:rFonts w:ascii="Times New Roman" w:hAnsi="Times New Roman"/>
          <w:lang w:val="en-US"/>
        </w:rPr>
        <w:instrText xml:space="preserve">lume":"63","author":[{"family":</w:instrText>
      </w:r>
      <w:r>
        <w:rPr>
          <w:rFonts w:ascii="Times New Roman" w:hAnsi="Times New Roman"/>
          <w:lang w:val="en-US"/>
        </w:rPr>
        <w:instrText xml:space="preserve">"Sugiura","gi</w:instrText>
      </w:r>
      <w:r>
        <w:rPr>
          <w:rFonts w:ascii="Times New Roman" w:hAnsi="Times New Roman"/>
          <w:lang w:val="en-US"/>
        </w:rPr>
        <w:instrText xml:space="preserve">ven":"Miyuki"},{"family":"Hirosawa","given":"Masataka"},{"family":"Tanaka","given":"Sumio"},{"family":"Nishi","given":"Yasunobu"},{"family":"Yamada","given":"Yasuyuki"},{"family":"Mizuno","given":"Moto</w:instrText>
      </w:r>
      <w:r>
        <w:rPr>
          <w:rFonts w:ascii="Times New Roman" w:hAnsi="Times New Roman"/>
          <w:lang w:val="en-US"/>
        </w:rPr>
        <w:instrText xml:space="preserve">ki"}],"issued":{"date-parts":[["2009",6]]}}}],"schema":"https://github.com/citation-style-language/schema/raw/master/csl-citation.json"}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(Sugiura et al. 2009)</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and Brazilian Portuguese </w:t>
      </w:r>
      <w:r>
        <w:rPr>
          <w:rFonts w:ascii="Times New Roman" w:hAnsi="Times New Roman"/>
          <w:lang w:val="en-US"/>
        </w:rPr>
        <w:fldChar w:fldCharType="begin"/>
      </w:r>
      <w:r>
        <w:rPr>
          <w:rFonts w:ascii="Times New Roman" w:hAnsi="Times New Roman"/>
          <w:lang w:val="en-US"/>
        </w:rPr>
        <w:instrText xml:space="preserve"> ADDIN ZOTERO_ITEM CSL_CITATION {"citationID":"oX85clgJ","properties":{"formatt</w:instrText>
      </w:r>
      <w:r>
        <w:rPr>
          <w:rFonts w:ascii="Times New Roman" w:hAnsi="Times New Roman"/>
          <w:lang w:val="en-US"/>
        </w:rPr>
        <w:instrText xml:space="preserve">edCitation":"(Salgado et al. 20</w:instrText>
      </w:r>
      <w:r>
        <w:rPr>
          <w:rFonts w:ascii="Times New Roman" w:hAnsi="Times New Roman"/>
          <w:lang w:val="en-US"/>
        </w:rPr>
        <w:instrText xml:space="preserve">16)","plainCi</w:instrText>
      </w:r>
      <w:r>
        <w:rPr>
          <w:rFonts w:ascii="Times New Roman" w:hAnsi="Times New Roman"/>
          <w:lang w:val="en-US"/>
        </w:rPr>
        <w:instrText xml:space="preserve">tation":"(Salgado et al. 2016)","noteIndex":0},"citationItems":[{"id":12302,"uris":["http://zotero.org/users/980623/items/5UEAYQDV"],"itemData":{"id":12302,"type":"article-journal","abstract":"Objectiv</w:instrText>
      </w:r>
      <w:r>
        <w:rPr>
          <w:rFonts w:ascii="Times New Roman" w:hAnsi="Times New Roman"/>
          <w:lang w:val="en-US"/>
        </w:rPr>
        <w:instrText xml:space="preserve">e: To perfo</w:instrText>
      </w:r>
      <w:r>
        <w:rPr>
          <w:rFonts w:ascii="Times New Roman" w:hAnsi="Times New Roman"/>
          <w:lang w:val="en-US"/>
        </w:rPr>
        <w:instrText xml:space="preserve">rm the translation and cultural adaptation of the Cambridge Depersonalization Scale (CDS) to Brazilian Portuguese. Methods: The scale translation was performed in two versions, followed by back translation by a native English speaker. Scale items were comp</w:instrText>
      </w:r>
      <w:r>
        <w:rPr>
          <w:rFonts w:ascii="Times New Roman" w:hAnsi="Times New Roman"/>
          <w:lang w:val="en-US"/>
        </w:rPr>
        <w:instrText xml:space="preserve">ared and adapted to the Brazili</w:instrText>
      </w:r>
      <w:r>
        <w:rPr>
          <w:rFonts w:ascii="Times New Roman" w:hAnsi="Times New Roman"/>
          <w:lang w:val="en-US"/>
        </w:rPr>
        <w:instrText xml:space="preserve">an context, a</w:instrText>
      </w:r>
      <w:r>
        <w:rPr>
          <w:rFonts w:ascii="Times New Roman" w:hAnsi="Times New Roman"/>
          <w:lang w:val="en-US"/>
        </w:rPr>
        <w:instrText xml:space="preserve">nd then transformed into a test version, applied to 30 participants without diagnosis of psychiatric disorders. Results: The Portuguese version of the CDS showed good comprehensibility. Most participan</w:instrText>
      </w:r>
      <w:r>
        <w:rPr>
          <w:rFonts w:ascii="Times New Roman" w:hAnsi="Times New Roman"/>
          <w:lang w:val="en-US"/>
        </w:rPr>
        <w:instrText xml:space="preserve">ts reported</w:instrText>
      </w:r>
      <w:r>
        <w:rPr>
          <w:rFonts w:ascii="Times New Roman" w:hAnsi="Times New Roman"/>
          <w:lang w:val="en-US"/>
        </w:rPr>
        <w:instrText xml:space="preserve"> depersonalization transient experiences over the last six months (53.3% of the cases), including feeling of being an outside observer of the self (35%) and feeling of being outside the body (10%). Conclusions: The current study confirms the high frequency</w:instrText>
      </w:r>
      <w:r>
        <w:rPr>
          <w:rFonts w:ascii="Times New Roman" w:hAnsi="Times New Roman"/>
          <w:lang w:val="en-US"/>
        </w:rPr>
        <w:instrText xml:space="preserve"> of depersonalization experienc</w:instrText>
      </w:r>
      <w:r>
        <w:rPr>
          <w:rFonts w:ascii="Times New Roman" w:hAnsi="Times New Roman"/>
          <w:lang w:val="en-US"/>
        </w:rPr>
        <w:instrText xml:space="preserve">es. Further s</w:instrText>
      </w:r>
      <w:r>
        <w:rPr>
          <w:rFonts w:ascii="Times New Roman" w:hAnsi="Times New Roman"/>
          <w:lang w:val="en-US"/>
        </w:rPr>
        <w:instrText xml:space="preserve">tudies are needed to verify the psychometric properties of the scale. (PsycINFO Database Record (c) 2017 APA, all rights reserved)","container-title":"Jornal Brasileiro de Psiquiatria","DOI":"10.1590/0</w:instrText>
      </w:r>
      <w:r>
        <w:rPr>
          <w:rFonts w:ascii="Times New Roman" w:hAnsi="Times New Roman"/>
          <w:lang w:val="en-US"/>
        </w:rPr>
        <w:instrText xml:space="preserve">047-2085000</w:instrText>
      </w:r>
      <w:r>
        <w:rPr>
          <w:rFonts w:ascii="Times New Roman" w:hAnsi="Times New Roman"/>
          <w:lang w:val="en-US"/>
        </w:rPr>
        <w:instrText xml:space="preserve">000141","ISSN":"1982-0208(Electronic),0047-2085(Print)","issue":"4","note":"publisher-place: Brazil\npublisher: Universidade Federal do Rio de Janeiro (UFRJ)","page":"330-333","source":"APA PsycNET","title":"Tradução e adaptação cultural para o português b</w:instrText>
      </w:r>
      <w:r>
        <w:rPr>
          <w:rFonts w:ascii="Times New Roman" w:hAnsi="Times New Roman"/>
          <w:lang w:val="en-US"/>
        </w:rPr>
        <w:instrText xml:space="preserve">rasileiro da Cambridge Deperson</w:instrText>
      </w:r>
      <w:r>
        <w:rPr>
          <w:rFonts w:ascii="Times New Roman" w:hAnsi="Times New Roman"/>
          <w:lang w:val="en-US"/>
        </w:rPr>
        <w:instrText xml:space="preserve">alisation Sca</w:instrText>
      </w:r>
      <w:r>
        <w:rPr>
          <w:rFonts w:ascii="Times New Roman" w:hAnsi="Times New Roman"/>
          <w:lang w:val="en-US"/>
        </w:rPr>
        <w:instrText xml:space="preserve">le (Escala de Despersonalização de Cambridge). [Translation and cultural adaptation to Brazilian Portuguese of the Cambridge Depersonalisation Scale.]","volume":"65","author":[{"family":"Salgado","give</w:instrText>
      </w:r>
      <w:r>
        <w:rPr>
          <w:rFonts w:ascii="Times New Roman" w:hAnsi="Times New Roman"/>
          <w:lang w:val="en-US"/>
        </w:rPr>
        <w:instrText xml:space="preserve">n":"Ana Car</w:instrText>
      </w:r>
      <w:r>
        <w:rPr>
          <w:rFonts w:ascii="Times New Roman" w:hAnsi="Times New Roman"/>
          <w:lang w:val="en-US"/>
        </w:rPr>
        <w:instrText xml:space="preserve">olina Sarquis"},{"family":"Souza","given":"Leonardo Cruz","non-dropping-particle":"de"},{"family":"Salgado","given":"João Vinícius"},{"family":"Sierra","given":"Mauricio"},{"family":"Teixeira","given":"Antônio Lúcio"}],"issued":{"date-parts":[["2016"]]}}}]</w:instrText>
      </w:r>
      <w:r>
        <w:rPr>
          <w:rFonts w:ascii="Times New Roman" w:hAnsi="Times New Roman"/>
          <w:lang w:val="en-US"/>
        </w:rPr>
        <w:instrText xml:space="preserve">,"schema":"https://github.com/c</w:instrText>
      </w:r>
      <w:r>
        <w:rPr>
          <w:rFonts w:ascii="Times New Roman" w:hAnsi="Times New Roman"/>
          <w:lang w:val="en-US"/>
        </w:rPr>
        <w:instrText xml:space="preserve">itation-style</w:instrText>
      </w:r>
      <w:r>
        <w:rPr>
          <w:rFonts w:ascii="Times New Roman" w:hAnsi="Times New Roman"/>
          <w:lang w:val="en-US"/>
        </w:rPr>
        <w:instrText xml:space="preserve">-language/schema/raw/master/csl-citation.json"} </w:instrText>
      </w:r>
      <w:r>
        <w:rPr>
          <w:rFonts w:ascii="Times New Roman" w:hAnsi="Times New Roman"/>
          <w:lang w:val="en-US"/>
        </w:rPr>
        <w:fldChar w:fldCharType="separate"/>
      </w:r>
      <w:r>
        <w:rPr>
          <w:rFonts w:ascii="Times New Roman" w:hAnsi="Times New Roman"/>
          <w:lang w:val="en-US"/>
        </w:rPr>
        <w:t xml:space="preserve">(Salgado et al. 2016)</w:t>
      </w:r>
      <w:r>
        <w:rPr>
          <w:rFonts w:ascii="Times New Roman" w:hAnsi="Times New Roman"/>
          <w:lang w:val="en-US"/>
        </w:rPr>
        <w:fldChar w:fldCharType="end"/>
      </w:r>
      <w:r>
        <w:rPr>
          <w:rFonts w:ascii="Times New Roman" w:hAnsi="Times New Roman"/>
          <w:lang w:val="en-US"/>
        </w:rPr>
        <w:t xml:space="preserve">. However, no </w:t>
      </w:r>
      <w:r>
        <w:rPr>
          <w:rFonts w:ascii="Times New Roman" w:hAnsi="Times New Roman"/>
          <w:lang w:val="en-US"/>
        </w:rPr>
        <w:t xml:space="preserve">validated </w:t>
      </w:r>
      <w:r>
        <w:rPr>
          <w:rFonts w:ascii="Times New Roman" w:hAnsi="Times New Roman"/>
          <w:lang w:val="en-US"/>
        </w:rPr>
        <w:t xml:space="preserve">French version </w:t>
      </w:r>
      <w:r>
        <w:rPr>
          <w:rFonts w:ascii="Times New Roman" w:hAnsi="Times New Roman"/>
          <w:lang w:val="en-US"/>
        </w:rPr>
        <w:t xml:space="preserve">of the CDS </w:t>
      </w:r>
      <w:r>
        <w:rPr>
          <w:rFonts w:ascii="Times New Roman" w:hAnsi="Times New Roman"/>
          <w:lang w:val="en-US"/>
        </w:rPr>
        <w:t xml:space="preserve">is currently</w:t>
      </w:r>
      <w:r>
        <w:rPr>
          <w:rFonts w:ascii="Times New Roman" w:hAnsi="Times New Roman"/>
          <w:lang w:val="en-US"/>
        </w:rPr>
        <w:t xml:space="preserve"> available, </w:t>
      </w:r>
      <w:r>
        <w:rPr>
          <w:rFonts w:ascii="Times New Roman" w:hAnsi="Times New Roman"/>
          <w:lang w:val="en-US"/>
        </w:rPr>
        <w:t xml:space="preserve">despite the fact that French is spoken daily by over 200</w:t>
      </w:r>
      <w:r>
        <w:rPr>
          <w:rFonts w:ascii="Times New Roman" w:hAnsi="Times New Roman"/>
          <w:lang w:val="en-US"/>
        </w:rPr>
        <w:t xml:space="preserve"> million people worldwide</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del w:id="0" w:author=""/>
          <w:rFonts w:ascii="Times New Roman" w:hAnsi="Times New Roman"/>
          <w:lang w:val="en-US"/>
        </w:rPr>
      </w:pPr>
      <w:r>
        <w:rPr>
          <w:rFonts w:ascii="Times New Roman" w:hAnsi="Times New Roman"/>
          <w:lang w:val="en-US"/>
        </w:rPr>
        <w:t xml:space="preserve">A 2-item version of the</w:t>
      </w:r>
      <w:r>
        <w:rPr>
          <w:rFonts w:ascii="Times New Roman" w:hAnsi="Times New Roman"/>
          <w:lang w:val="en-US"/>
        </w:rPr>
        <w:t xml:space="preserve"> CDS has proven useful in assessing </w:t>
      </w:r>
      <w:r>
        <w:rPr>
          <w:rFonts w:ascii="Times New Roman" w:hAnsi="Times New Roman"/>
          <w:lang w:val="en-US"/>
        </w:rPr>
        <w:t xml:space="preserve">DD</w:t>
      </w:r>
      <w:r>
        <w:rPr>
          <w:rFonts w:ascii="Times New Roman" w:hAnsi="Times New Roman"/>
          <w:lang w:val="en-US"/>
        </w:rPr>
        <w:t xml:space="preserve"> symptoms in the general population</w:t>
      </w:r>
      <w:r>
        <w:rPr>
          <w:rFonts w:ascii="Times New Roman" w:hAnsi="Times New Roman"/>
          <w:lang w:val="en-US"/>
        </w:rPr>
        <w:t xml:space="preserve"> in Germany</w:t>
      </w:r>
      <w:r>
        <w:rPr>
          <w:rFonts w:ascii="Times New Roman" w:hAnsi="Times New Roman"/>
          <w:lang w:val="en-US"/>
        </w:rPr>
        <w:t xml:space="preserve">, with an estimated prevalence of </w:t>
      </w:r>
      <w:r>
        <w:rPr>
          <w:rFonts w:ascii="Times New Roman" w:hAnsi="Times New Roman"/>
          <w:lang w:val="en-US"/>
        </w:rPr>
        <w:t xml:space="preserve">clinically relevant DD of</w:t>
      </w:r>
      <w:r>
        <w:rPr>
          <w:rFonts w:ascii="Times New Roman" w:hAnsi="Times New Roman"/>
          <w:lang w:val="en-US"/>
        </w:rPr>
        <w:t xml:space="preserve"> </w:t>
      </w:r>
      <w:r>
        <w:rPr>
          <w:rFonts w:ascii="Times New Roman" w:hAnsi="Times New Roman"/>
          <w:lang w:val="en-US"/>
        </w:rPr>
        <w:t xml:space="preserve">3.4</w:t>
      </w:r>
      <w:r>
        <w:rPr>
          <w:rFonts w:ascii="Times New Roman" w:hAnsi="Times New Roman"/>
          <w:lang w:val="en-US"/>
        </w:rPr>
        <w:t xml:space="preserve">%</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{"citationID":"apg8tq1boi","properties":{"formattedCitation":"(Mic</w:instrText>
      </w:r>
      <w:r>
        <w:rPr>
          <w:rFonts w:ascii="Times New Roman" w:hAnsi="Times New Roman"/>
          <w:lang w:val="en-US"/>
        </w:rPr>
        <w:instrText xml:space="preserve">hal et al. 20</w:instrText>
      </w:r>
      <w:r>
        <w:rPr>
          <w:rFonts w:ascii="Times New Roman" w:hAnsi="Times New Roman"/>
          <w:lang w:val="en-US"/>
        </w:rPr>
        <w:instrText xml:space="preserve">11)","plainCitation":"(Michal et al. 2011)","noteIndex":0},"citationItems":[{"id":12317,"uris":["http://zotero.org/users/980623/items/7WPZQYGF"],"itemData":{"id":12317,"type":"article-journal","abstrac</w:instrText>
      </w:r>
      <w:r>
        <w:rPr>
          <w:rFonts w:ascii="Times New Roman" w:hAnsi="Times New Roman"/>
          <w:lang w:val="en-US"/>
        </w:rPr>
        <w:instrText xml:space="preserve">t":"BACKGROUND: Recently, t</w:instrText>
      </w:r>
      <w:r>
        <w:rPr>
          <w:rFonts w:ascii="Times New Roman" w:hAnsi="Times New Roman"/>
          <w:lang w:val="en-US"/>
        </w:rPr>
        <w:instrText xml:space="preserve">he two item ver</w:instrText>
      </w:r>
      <w:r>
        <w:rPr>
          <w:rFonts w:ascii="Times New Roman" w:hAnsi="Times New Roman"/>
          <w:lang w:val="en-US"/>
        </w:rPr>
        <w:instrText xml:space="preserve">sion of the Cambridge Depersonalization Scale (CDS-2) has been validated in a clinical sample and has demonstrated that it is a useful tool for the detection of clinically significant depersonalization (DP). In order to provide a framework for the interpre</w:instrText>
      </w:r>
      <w:r>
        <w:rPr>
          <w:rFonts w:ascii="Times New Roman" w:hAnsi="Times New Roman"/>
          <w:lang w:val="en-US"/>
        </w:rPr>
        <w:instrText xml:space="preserve">tation of the</w:instrText>
      </w:r>
      <w:r>
        <w:rPr>
          <w:rFonts w:ascii="Times New Roman" w:hAnsi="Times New Roman"/>
          <w:lang w:val="en-US"/>
        </w:rPr>
        <w:instrText xml:space="preserve"> CDS-2 scores the aim of this study was to achieve normative data of a representative sample of the German population and to evaluate the associations with depression, anxiety and sociodemographic char</w:instrText>
      </w:r>
      <w:r>
        <w:rPr>
          <w:rFonts w:ascii="Times New Roman" w:hAnsi="Times New Roman"/>
          <w:lang w:val="en-US"/>
        </w:rPr>
        <w:instrText xml:space="preserve">acteristics.\nMETHODS: A na</w:instrText>
      </w:r>
      <w:r>
        <w:rPr>
          <w:rFonts w:ascii="Times New Roman" w:hAnsi="Times New Roman"/>
          <w:lang w:val="en-US"/>
        </w:rPr>
        <w:instrText xml:space="preserve">tionally repres</w:instrText>
      </w:r>
      <w:r>
        <w:rPr>
          <w:rFonts w:ascii="Times New Roman" w:hAnsi="Times New Roman"/>
          <w:lang w:val="en-US"/>
        </w:rPr>
        <w:instrText xml:space="preserve">entative face-to-face household survey was conducted during the mid of 2009 in Germany. The sample comprised N = 2512 participants. The survey questionnaire consisted of the CDS-2, the Hospital Anxiety and Depression Scale, and demographic characteristics.</w:instrText>
      </w:r>
      <w:r>
        <w:rPr>
          <w:rFonts w:ascii="Times New Roman" w:hAnsi="Times New Roman"/>
          <w:lang w:val="en-US"/>
        </w:rPr>
        <w:instrText xml:space="preserve">\nRESULTS: Ca</w:instrText>
      </w:r>
      <w:r>
        <w:rPr>
          <w:rFonts w:ascii="Times New Roman" w:hAnsi="Times New Roman"/>
          <w:lang w:val="en-US"/>
        </w:rPr>
        <w:instrText xml:space="preserve">se level of DP was found for 3.4% of the participants without significant sex and age differences. Although DP was strongly associated with depression and anxiety, principal component analysis clearly </w:instrText>
      </w:r>
      <w:r>
        <w:rPr>
          <w:rFonts w:ascii="Times New Roman" w:hAnsi="Times New Roman"/>
          <w:lang w:val="en-US"/>
        </w:rPr>
        <w:instrText xml:space="preserve">supported the distinctivene</w:instrText>
      </w:r>
      <w:r>
        <w:rPr>
          <w:rFonts w:ascii="Times New Roman" w:hAnsi="Times New Roman"/>
          <w:lang w:val="en-US"/>
        </w:rPr>
        <w:instrText xml:space="preserve">ss of the psych</w:instrText>
      </w:r>
      <w:r>
        <w:rPr>
          <w:rFonts w:ascii="Times New Roman" w:hAnsi="Times New Roman"/>
          <w:lang w:val="en-US"/>
        </w:rPr>
        <w:instrText xml:space="preserve">opathological syndromes of depression, anxiety and DP.\nLIMITATIONS: A criterion standard diagnostic interview for DP, anxiety and depression was not included.\nCONCLUSIONS: The results provide a framework for the interpretation of the CDS-2 scores and sup</w:instrText>
      </w:r>
      <w:r>
        <w:rPr>
          <w:rFonts w:ascii="Times New Roman" w:hAnsi="Times New Roman"/>
          <w:lang w:val="en-US"/>
        </w:rPr>
        <w:instrText xml:space="preserve">port the view</w:instrText>
      </w:r>
      <w:r>
        <w:rPr>
          <w:rFonts w:ascii="Times New Roman" w:hAnsi="Times New Roman"/>
          <w:lang w:val="en-US"/>
        </w:rPr>
        <w:instrText xml:space="preserve"> that DP is a common and distinct psychopathological syndrome.","container-title":"Journal of Affective Disorders","DOI":"10.1016/j.jad.2010.06.033","ISSN":"1573-2517","issue":"1-2","journalAbbreviatio</w:instrText>
      </w:r>
      <w:r>
        <w:rPr>
          <w:rFonts w:ascii="Times New Roman" w:hAnsi="Times New Roman"/>
          <w:lang w:val="en-US"/>
        </w:rPr>
        <w:instrText xml:space="preserve">n":"J Affect Disord","langu</w:instrText>
      </w:r>
      <w:r>
        <w:rPr>
          <w:rFonts w:ascii="Times New Roman" w:hAnsi="Times New Roman"/>
          <w:lang w:val="en-US"/>
        </w:rPr>
        <w:instrText xml:space="preserve">age":"eng","not</w:instrText>
      </w:r>
      <w:r>
        <w:rPr>
          <w:rFonts w:ascii="Times New Roman" w:hAnsi="Times New Roman"/>
          <w:lang w:val="en-US"/>
        </w:rPr>
        <w:instrText xml:space="preserve">e":"PMID: 20674036","page":"106-111","source":"PubMed","title":"Base rates for depersonalization according to the 2-item version of the Cambridge Depersonalization Scale (CDS-2) and its associations with depression/anxiety in the general population","volum</w:instrText>
      </w:r>
      <w:r>
        <w:rPr>
          <w:rFonts w:ascii="Times New Roman" w:hAnsi="Times New Roman"/>
          <w:lang w:val="en-US"/>
        </w:rPr>
        <w:instrText xml:space="preserve">e":"128","aut</w:instrText>
      </w:r>
      <w:r>
        <w:rPr>
          <w:rFonts w:ascii="Times New Roman" w:hAnsi="Times New Roman"/>
          <w:lang w:val="en-US"/>
        </w:rPr>
        <w:instrText xml:space="preserve">hor":[{"family":"Michal","given":"Matthias"},{"family":"Glaesmer","given":"Heide"},{"family":"Zwerenz","given":"Rüdiger"},{"family":"Knebel","given":"Achim"},{"family":"Wiltink","given":"Jörg"},{"famil</w:instrText>
      </w:r>
      <w:r>
        <w:rPr>
          <w:rFonts w:ascii="Times New Roman" w:hAnsi="Times New Roman"/>
          <w:lang w:val="en-US"/>
        </w:rPr>
        <w:instrText xml:space="preserve">y":"Brähler","given":"Elmar</w:instrText>
      </w:r>
      <w:r>
        <w:rPr>
          <w:rFonts w:ascii="Times New Roman" w:hAnsi="Times New Roman"/>
          <w:lang w:val="en-US"/>
        </w:rPr>
        <w:instrText xml:space="preserve">"},{"family":"Beutel","given":"Manfred E."}],"issued":{"date-parts":[["2011",1]]}}}],"schema":"https://github.com/citation-style-language/schema/raw/master/csl-citation.json"}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(Michal et al. 2011)</w:t>
      </w:r>
      <w:r>
        <w:rPr>
          <w:rFonts w:ascii="Times New Roman" w:hAnsi="Times New Roman"/>
          <w:lang w:val="en-US"/>
        </w:rPr>
        <w:fldChar w:fldCharType="end"/>
      </w:r>
      <w:r>
        <w:rPr>
          <w:rFonts w:ascii="Times New Roman" w:hAnsi="Times New Roman"/>
          <w:lang w:val="en-US"/>
        </w:rPr>
        <w:t xml:space="preserve">. Additionally, the </w:t>
      </w:r>
      <w:r>
        <w:rPr>
          <w:rFonts w:ascii="Times New Roman" w:hAnsi="Times New Roman"/>
          <w:lang w:val="en-US"/>
        </w:rPr>
        <w:t xml:space="preserve">CDS</w:t>
      </w:r>
      <w:r>
        <w:rPr>
          <w:rFonts w:ascii="Times New Roman" w:hAnsi="Times New Roman"/>
          <w:lang w:val="en-US"/>
        </w:rPr>
        <w:t xml:space="preserve"> has been used </w:t>
      </w:r>
      <w:r>
        <w:rPr>
          <w:rFonts w:ascii="Times New Roman" w:hAnsi="Times New Roman"/>
          <w:lang w:val="en-US"/>
        </w:rPr>
        <w:t xml:space="preserve">in the general population </w:t>
      </w:r>
      <w:r>
        <w:rPr>
          <w:rFonts w:ascii="Times New Roman" w:hAnsi="Times New Roman"/>
          <w:lang w:val="en-US"/>
        </w:rPr>
        <w:t xml:space="preserve">to examin</w:t>
      </w:r>
      <w:r>
        <w:rPr>
          <w:rFonts w:ascii="Times New Roman" w:hAnsi="Times New Roman"/>
          <w:lang w:val="en-US"/>
        </w:rPr>
        <w:t xml:space="preserve">e how the sense of self relates to </w:t>
      </w:r>
      <w:r>
        <w:rPr>
          <w:rFonts w:ascii="Times New Roman" w:hAnsi="Times New Roman"/>
          <w:lang w:val="en-US"/>
        </w:rPr>
        <w:t xml:space="preserve">self</w:t>
      </w:r>
      <w:r>
        <w:rPr>
          <w:rFonts w:ascii="Times New Roman" w:hAnsi="Times New Roman"/>
          <w:lang w:val="en-US"/>
        </w:rPr>
        <w:t xml:space="preserve"> and body experiences in dream states</w:t>
      </w:r>
      <w:r>
        <w:rPr>
          <w:rFonts w:ascii="Times New Roman" w:hAnsi="Times New Roman"/>
          <w:lang w:val="en-US"/>
        </w:rPr>
        <w:t xml:space="preserve"> </w:t>
      </w:r>
      <w:r>
        <w:rPr>
          <w:rFonts w:ascii="Times New Roman" w:hAnsi="Times New Roman"/>
          <w:lang w:val="en-US"/>
        </w:rPr>
        <w:fldChar w:fldCharType="begin"/>
      </w:r>
      <w:r>
        <w:rPr>
          <w:rFonts w:ascii="Times New Roman" w:hAnsi="Times New Roman"/>
          <w:lang w:val="en-US"/>
        </w:rPr>
        <w:instrText xml:space="preserve"> ADDIN ZOTERO_ITEM CSL_CITATION {"citationID":"Ss4R7vla","properties":{"formattedCitation":"(Gwyther et al. 2024)","plainCitation":"(Gwy</w:instrText>
      </w:r>
      <w:r>
        <w:rPr>
          <w:rFonts w:ascii="Times New Roman" w:hAnsi="Times New Roman"/>
          <w:lang w:val="en-US"/>
        </w:rPr>
        <w:instrText xml:space="preserve">ther et al. 2024)","noteIndex":0}</w:instrText>
      </w:r>
      <w:r>
        <w:rPr>
          <w:rFonts w:ascii="Times New Roman" w:hAnsi="Times New Roman"/>
          <w:lang w:val="en-US"/>
        </w:rPr>
        <w:instrText xml:space="preserve">,"citationItems":[{"id":13681,"uris":["http://zotero.org/users/980623/items/3IW4D5RN"],"itemData":{"id":13681,"type":"article-journal","abstract":"Depersonalisation (DP) is characterized by fundamental alterations to the sense of self that include feelings</w:instrText>
      </w:r>
      <w:r>
        <w:rPr>
          <w:rFonts w:ascii="Times New Roman" w:hAnsi="Times New Roman"/>
          <w:lang w:val="en-US"/>
        </w:rPr>
        <w:instrText xml:space="preserve"> of detac</w:instrText>
      </w:r>
      <w:r>
        <w:rPr>
          <w:rFonts w:ascii="Times New Roman" w:hAnsi="Times New Roman"/>
          <w:lang w:val="en-US"/>
        </w:rPr>
        <w:instrText xml:space="preserve">hment and estrangement fr</w:instrText>
      </w:r>
      <w:r>
        <w:rPr>
          <w:rFonts w:ascii="Times New Roman" w:hAnsi="Times New Roman"/>
          <w:lang w:val="en-US"/>
        </w:rPr>
        <w:instrText xml:space="preserve">om one's body. We conducted an online study in healthy participants (n = 514) with DP traits to investigate and quantify the subjective experience of body and self during waking and dreaming, as the vast majority of previous studie</w:instrText>
      </w:r>
      <w:r>
        <w:rPr>
          <w:rFonts w:ascii="Times New Roman" w:hAnsi="Times New Roman"/>
          <w:lang w:val="en-US"/>
        </w:rPr>
        <w:instrText xml:space="preserve">s focussed on waking experience only. Investigating dreams in people experiencing DP symptoms may help us understand whether the dream state is a 'spared space' where people can temporarily 'retrieve' their sense of self and sense of bodily presence. We fo</w:instrText>
      </w:r>
      <w:r>
        <w:rPr>
          <w:rFonts w:ascii="Times New Roman" w:hAnsi="Times New Roman"/>
          <w:lang w:val="en-US"/>
        </w:rPr>
        <w:instrText xml:space="preserve">und that higher DP traits</w:instrText>
      </w:r>
      <w:r>
        <w:rPr>
          <w:rFonts w:ascii="Times New Roman" w:hAnsi="Times New Roman"/>
          <w:lang w:val="en-US"/>
        </w:rPr>
        <w:instrText xml:space="preserve">-i.e. higher scores on the Cambridge Depersonalisation Scale (CDS)-were associated with more frequent dream experiences from an outside observer perspective (r = 0.28) and more frequent dream experiences of distinct bodily sensatio</w:instrText>
      </w:r>
      <w:r>
        <w:rPr>
          <w:rFonts w:ascii="Times New Roman" w:hAnsi="Times New Roman"/>
          <w:lang w:val="en-US"/>
        </w:rPr>
        <w:instrText xml:space="preserve">ns (r = 0.23). We also found that people with higher CDS scores had more frequent dream experiences of altered bodily perception (r = 0.24), more frequent nightmares (r = 0.33) and higher dream recall (r = 0.17). CDS scores were negatively correlated with </w:instrText>
      </w:r>
      <w:r>
        <w:rPr>
          <w:rFonts w:ascii="Times New Roman" w:hAnsi="Times New Roman"/>
          <w:lang w:val="en-US"/>
        </w:rPr>
        <w:instrText xml:space="preserve">body boundary scores (r =</w:instrText>
      </w:r>
      <w:r>
        <w:rPr>
          <w:rFonts w:ascii="Times New Roman" w:hAnsi="Times New Roman"/>
          <w:lang w:val="en-US"/>
        </w:rPr>
        <w:instrText xml:space="preserve"> - 0.31) in waking states</w:instrText>
      </w:r>
      <w:r>
        <w:rPr>
          <w:rFonts w:ascii="Times New Roman" w:hAnsi="Times New Roman"/>
          <w:lang w:val="en-US"/>
        </w:rPr>
        <w:instrText xml:space="preserve"> and there was a negative association between CDS scores and the degree of trust in interoceptive signals (r = - 0.52). Our study elucidates the complex phe</w:instrText>
      </w:r>
      <w:r>
        <w:rPr>
          <w:rFonts w:ascii="Times New Roman" w:hAnsi="Times New Roman"/>
          <w:lang w:val="en-US"/>
        </w:rPr>
        <w:instrText xml:space="preserve">nomenology of DP in relation to bodily selfhood during waking and dreaming and suggests avenues for potential therapeutic interventions in people with chronic depersonalisation (depersonalisation -derealisation disorder).","container-title":"Scientific Rep</w:instrText>
      </w:r>
      <w:r>
        <w:rPr>
          <w:rFonts w:ascii="Times New Roman" w:hAnsi="Times New Roman"/>
          <w:lang w:val="en-US"/>
        </w:rPr>
        <w:instrText xml:space="preserve">orts","DOI":"10.1038/s41598-024-56119-w","ISSN":"2</w:instrText>
      </w:r>
      <w:r>
        <w:rPr>
          <w:rFonts w:ascii="Times New Roman" w:hAnsi="Times New Roman"/>
          <w:lang w:val="en-US"/>
        </w:rPr>
        <w:instrText xml:space="preserve">045-2322","issue":"1","jo</w:instrText>
      </w:r>
      <w:r>
        <w:rPr>
          <w:rFonts w:ascii="Times New Roman" w:hAnsi="Times New Roman"/>
          <w:lang w:val="en-US"/>
        </w:rPr>
        <w:instrText xml:space="preserve">urnalAbbreviation":"Sci Rep","language":"eng","note":"PMID: 38480797\nPMCID: PMC10937666","page":"6107","source":"PubMed","title":"Examining the association between depersonalisation traits and the bodily self in waking and dreamin</w:instrText>
      </w:r>
      <w:r>
        <w:rPr>
          <w:rFonts w:ascii="Times New Roman" w:hAnsi="Times New Roman"/>
          <w:lang w:val="en-US"/>
        </w:rPr>
        <w:instrText xml:space="preserve">g","volume":"14","author":[{"family":"Gwyther","given":"Matt P. D."},{"family":"Lenggenhager","given":"Bigna"},{"family":"Windt","given":"Jennifer M."},{"family":"Aspell","given":"Jane E."},{"family":"Ciaunica","given":"Anna"}],"issued":{"date-parts":[["20</w:instrText>
      </w:r>
      <w:r>
        <w:rPr>
          <w:rFonts w:ascii="Times New Roman" w:hAnsi="Times New Roman"/>
          <w:lang w:val="en-US"/>
        </w:rPr>
        <w:instrText xml:space="preserve">24",3,13]]}}}],"schema":"</w:instrText>
      </w:r>
      <w:r>
        <w:rPr>
          <w:rFonts w:ascii="Times New Roman" w:hAnsi="Times New Roman"/>
          <w:lang w:val="en-US"/>
        </w:rPr>
        <w:instrText xml:space="preserve">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(Gwyther et al. 2024)</w:t>
      </w:r>
      <w:r>
        <w:rPr>
          <w:rFonts w:ascii="Times New Roman" w:hAnsi="Times New Roman"/>
          <w:lang w:val="en-US"/>
        </w:rPr>
        <w:fldChar w:fldCharType="end"/>
      </w:r>
      <w:r>
        <w:rPr>
          <w:rFonts w:ascii="Times New Roman" w:hAnsi="Times New Roman"/>
          <w:lang w:val="en-US"/>
        </w:rPr>
        <w:t xml:space="preserve">,</w:t>
      </w:r>
      <w:r>
        <w:rPr>
          <w:rFonts w:ascii="Times New Roman" w:hAnsi="Times New Roman"/>
          <w:lang w:val="en-US"/>
        </w:rPr>
        <w:t xml:space="preserve"> as well as to </w:t>
      </w:r>
      <w:r>
        <w:rPr>
          <w:rFonts w:ascii="Times New Roman" w:hAnsi="Times New Roman"/>
          <w:lang w:val="en-US"/>
        </w:rPr>
        <w:t xml:space="preserve">more objective assessments of self-perception. For instance, studies suggest that individuals with higher CDS scores exhibit stronger susceptibility to illusory self-identification with a rubber hand </w:t>
      </w:r>
      <w:r>
        <w:rPr>
          <w:rFonts w:ascii="Times New Roman" w:hAnsi="Times New Roman"/>
          <w:lang w:val="en-US"/>
        </w:rPr>
        <w:fldChar w:fldCharType="begin"/>
      </w:r>
      <w:r>
        <w:rPr>
          <w:rFonts w:ascii="Times New Roman" w:hAnsi="Times New Roman"/>
          <w:lang w:val="en-US"/>
        </w:rPr>
        <w:instrText xml:space="preserve"> ADDIN ZOTERO_ITEM CSL_CITATION {"citationID":"jHruwFcf","properties":{"formattedCitation":"(Braithwaite et al. 2017)","plainCitation":"(Braithwaite et al. 2017)","no</w:instrText>
      </w:r>
      <w:r>
        <w:rPr>
          <w:rFonts w:ascii="Times New Roman" w:hAnsi="Times New Roman"/>
          <w:lang w:val="en-US"/>
        </w:rPr>
        <w:instrText xml:space="preserve">teIndex":0},"citationItem</w:instrText>
      </w:r>
      <w:r>
        <w:rPr>
          <w:rFonts w:ascii="Times New Roman" w:hAnsi="Times New Roman"/>
          <w:lang w:val="en-US"/>
        </w:rPr>
        <w:instrText xml:space="preserve">s":[{"id":11339,"uris":["http://zotero.org/users/980623/items/LDDP2UGB"],"itemData":{"id":11339,"type":"article-journal","abstract":"It has been argued that disorders in body-ownership and aberrant experiences in self-consciousness</w:instrText>
      </w:r>
      <w:r>
        <w:rPr>
          <w:rFonts w:ascii="Times New Roman" w:hAnsi="Times New Roman"/>
          <w:lang w:val="en-US"/>
        </w:rPr>
        <w:instrText xml:space="preserve"> are due to biases in multisensory integration. Here we examine whether such biases are also associated with spontaneous out-of-body experiences (OBEs) in a nonclinical population. One-hundred and 80 participants took part in a rubber hand illusion (RHI) e</w:instrText>
      </w:r>
      <w:r>
        <w:rPr>
          <w:rFonts w:ascii="Times New Roman" w:hAnsi="Times New Roman"/>
          <w:lang w:val="en-US"/>
        </w:rPr>
        <w:instrText xml:space="preserve">xperiment with synchronou</w:instrText>
      </w:r>
      <w:r>
        <w:rPr>
          <w:rFonts w:ascii="Times New Roman" w:hAnsi="Times New Roman"/>
          <w:lang w:val="en-US"/>
        </w:rPr>
        <w:instrText xml:space="preserve">s and asynchronous visual and tactile stimulation. A realistic threat was delivered to the rubber hand after a fixed period of stimulation. Self-report exit questionnaires measured the subjective strength of the illusion and psycho</w:instrText>
      </w:r>
      <w:r>
        <w:rPr>
          <w:rFonts w:ascii="Times New Roman" w:hAnsi="Times New Roman"/>
          <w:lang w:val="en-US"/>
        </w:rPr>
        <w:instrText xml:space="preserve">physiological measures (skin conductance responses/finger temperature) provided an objective index of fear/anxiety toward the threat. Control participants reported a stronger RHI, and revealed larger threat-related skin conductance responses during synchro</w:instrText>
      </w:r>
      <w:r>
        <w:rPr>
          <w:rFonts w:ascii="Times New Roman" w:hAnsi="Times New Roman"/>
          <w:lang w:val="en-US"/>
        </w:rPr>
        <w:instrText xml:space="preserve">nous compared with asynch</w:instrText>
      </w:r>
      <w:r>
        <w:rPr>
          <w:rFonts w:ascii="Times New Roman" w:hAnsi="Times New Roman"/>
          <w:lang w:val="en-US"/>
        </w:rPr>
        <w:instrText xml:space="preserve">ronous brushing. For participants predisposed to OBEs, the magnitude of the skin conductance was not influenced by brushing synchrony-fear responses were just as strong in the asynchronous condition as they were in the synchronous </w:instrText>
      </w:r>
      <w:r>
        <w:rPr>
          <w:rFonts w:ascii="Times New Roman" w:hAnsi="Times New Roman"/>
          <w:lang w:val="en-US"/>
        </w:rPr>
        <w:instrText xml:space="preserve">condition. There were also no reliable effects of finger temperature for either group. Collectively, these findings are taken as support for the presence of particular biases in multisensory integration (perhaps via predictive coding mechanisms) in which i</w:instrText>
      </w:r>
      <w:r>
        <w:rPr>
          <w:rFonts w:ascii="Times New Roman" w:hAnsi="Times New Roman"/>
          <w:lang w:val="en-US"/>
        </w:rPr>
        <w:instrText xml:space="preserve">mprecise top-down tuning </w:instrText>
      </w:r>
      <w:r>
        <w:rPr>
          <w:rFonts w:ascii="Times New Roman" w:hAnsi="Times New Roman"/>
          <w:lang w:val="en-US"/>
        </w:rPr>
        <w:instrText xml:space="preserve">occurs resulting in aberrant experiences in self-consciousness even in nonclinical hallucinators. (PsycINFO Database Record","container-title":"Journal of Experimental Psychology. Human Perception and Performance","DOI":"10.1037/xh</w:instrText>
      </w:r>
      <w:r>
        <w:rPr>
          <w:rFonts w:ascii="Times New Roman" w:hAnsi="Times New Roman"/>
          <w:lang w:val="en-US"/>
        </w:rPr>
        <w:instrText xml:space="preserve">p0000406","ISSN":"1939-1277","issue":"6","journalAbbreviation":"J Exp Psychol Hum Percept Perform","language":"eng","note":"PMID: 28263626","page":"1125-1143","source":"PubMed","title":"Predisposition to out-of-body experience (OBE) is associated with aber</w:instrText>
      </w:r>
      <w:r>
        <w:rPr>
          <w:rFonts w:ascii="Times New Roman" w:hAnsi="Times New Roman"/>
          <w:lang w:val="en-US"/>
        </w:rPr>
        <w:instrText xml:space="preserve">rations in multisensory i</w:instrText>
      </w:r>
      <w:r>
        <w:rPr>
          <w:rFonts w:ascii="Times New Roman" w:hAnsi="Times New Roman"/>
          <w:lang w:val="en-US"/>
        </w:rPr>
        <w:instrText xml:space="preserve">ntegration: Psychophysiological support from a \"rubber hand illusion\" study","title-short":"Predisposition to out-of-body experience (OBE) is associated with aberrations in multisensory integration","volume":"43","author":[{"fami</w:instrText>
      </w:r>
      <w:r>
        <w:rPr>
          <w:rFonts w:ascii="Times New Roman" w:hAnsi="Times New Roman"/>
          <w:lang w:val="en-US"/>
        </w:rPr>
        <w:instrText xml:space="preserve">ly":"Braithwaite","given":"Jason J."},{"family":"Watson","given":"Derrick G."},{"family":"Dewe","given":"Hayley"}],"issued":{"date-parts":[["2017"]]}},"label":"page"}],"schema":"https://github.com/citation-style-language/schema/raw/master/csl-citation.json</w:instrText>
      </w:r>
      <w:r>
        <w:rPr>
          <w:rFonts w:ascii="Times New Roman" w:hAnsi="Times New Roman"/>
          <w:lang w:val="en-US"/>
        </w:rPr>
        <w:instrText xml:space="preserve">"} </w:instrText>
      </w:r>
      <w:r>
        <w:rPr>
          <w:rFonts w:ascii="Times New Roman" w:hAnsi="Times New Roman"/>
          <w:lang w:val="en-US"/>
        </w:rPr>
        <w:fldChar w:fldCharType="separate"/>
      </w:r>
      <w:r>
        <w:rPr>
          <w:rFonts w:ascii="Times New Roman" w:hAnsi="Times New Roman"/>
          <w:lang w:val="en-US"/>
        </w:rPr>
        <w:t xml:space="preserve">(Braithwaite et al. 2</w:t>
      </w:r>
      <w:r>
        <w:rPr>
          <w:rFonts w:ascii="Times New Roman" w:hAnsi="Times New Roman"/>
          <w:lang w:val="en-US"/>
        </w:rPr>
        <w:t xml:space="preserve">017)</w:t>
      </w:r>
      <w:r>
        <w:rPr>
          <w:rFonts w:ascii="Times New Roman" w:hAnsi="Times New Roman"/>
          <w:lang w:val="en-US"/>
        </w:rPr>
        <w:fldChar w:fldCharType="end"/>
      </w:r>
      <w:ins w:id="1" w:author="Christophe Lopez" w:date="2026-06-02T14:05:00Z">
        <w:r>
          <w:rPr>
            <w:rFonts w:ascii="Times New Roman" w:hAnsi="Times New Roman"/>
            <w:lang w:val="en-US"/>
          </w:rPr>
          <w:t xml:space="preserve"> </w:t>
        </w:r>
      </w:ins>
      <w:ins w:id="2" w:author="Christophe Lopez" w:date="2026-06-02T14:05:00Z">
        <w:r>
          <w:rPr>
            <w:rFonts w:ascii="Times New Roman" w:hAnsi="Times New Roman"/>
            <w:lang w:val="en-US"/>
          </w:rPr>
          <w:t xml:space="preserve">and are more pr</w:t>
        </w:r>
      </w:ins>
      <w:ins w:id="3" w:author="Christophe Lopez" w:date="2026-06-02T14:05:00Z">
        <w:r>
          <w:rPr>
            <w:rFonts w:ascii="Times New Roman" w:hAnsi="Times New Roman"/>
            <w:lang w:val="en-US"/>
          </w:rPr>
          <w:t xml:space="preserve">o</w:t>
        </w:r>
      </w:ins>
      <w:ins w:id="4" w:author="Christophe Lopez" w:date="2026-06-02T14:05:00Z">
        <w:r>
          <w:rPr>
            <w:rFonts w:ascii="Times New Roman" w:hAnsi="Times New Roman"/>
            <w:lang w:val="en-US"/>
          </w:rPr>
          <w:t xml:space="preserve">ne t</w:t>
        </w:r>
      </w:ins>
      <w:ins w:id="5" w:author="Christophe Lopez" w:date="2026-06-02T14:05:00Z">
        <w:r>
          <w:rPr>
            <w:rFonts w:ascii="Times New Roman" w:hAnsi="Times New Roman"/>
            <w:lang w:val="en-US"/>
          </w:rPr>
          <w:t xml:space="preserve">o </w:t>
        </w:r>
      </w:ins>
      <w:ins w:id="6" w:author="Christophe Lopez" w:date="2026-06-02T14:05:00Z">
        <w:r>
          <w:rPr>
            <w:rFonts w:ascii="Times New Roman" w:hAnsi="Times New Roman"/>
            <w:lang w:val="en-US"/>
          </w:rPr>
          <w:t xml:space="preserve">have ha</w:t>
        </w:r>
      </w:ins>
      <w:ins w:id="7" w:author="Christophe Lopez" w:date="2026-06-02T14:05:00Z">
        <w:r>
          <w:rPr>
            <w:rFonts w:ascii="Times New Roman" w:hAnsi="Times New Roman"/>
            <w:lang w:val="en-US"/>
          </w:rPr>
          <w:t xml:space="preserve">d and </w:t>
        </w:r>
      </w:ins>
      <w:ins w:id="8" w:author="Christophe Lopez" w:date="2026-06-02T14:06:00Z">
        <w:r>
          <w:rPr>
            <w:rFonts w:ascii="Times New Roman" w:hAnsi="Times New Roman"/>
            <w:lang w:val="en-US"/>
          </w:rPr>
          <w:t xml:space="preserve">out-of-body experience + temporal disintegrat</w:t>
        </w:r>
      </w:ins>
      <w:ins w:id="9" w:author="Christophe Lopez" w:date="2026-06-02T14:06:00Z">
        <w:r>
          <w:rPr>
            <w:rFonts w:ascii="Times New Roman" w:hAnsi="Times New Roman"/>
            <w:lang w:val="en-US"/>
          </w:rPr>
          <w:t xml:space="preserve">ion (Ciaunica</w:t>
        </w:r>
      </w:ins>
      <w:ins w:id="10" w:author="Christophe Lopez" w:date="2026-06-02T14:06:00Z">
        <w:r>
          <w:rPr>
            <w:rFonts w:ascii="Times New Roman" w:hAnsi="Times New Roman"/>
            <w:lang w:val="en-US"/>
          </w:rPr>
          <w:t xml:space="preserve">…</w:t>
        </w:r>
      </w:ins>
      <w:ins w:id="11" w:author="Christophe Lopez" w:date="2026-06-02T14:06:00Z">
        <w:r>
          <w:rPr>
            <w:rFonts w:ascii="Times New Roman" w:hAnsi="Times New Roman"/>
            <w:lang w:val="en-US"/>
          </w:rPr>
          <w:t xml:space="preserve">)</w:t>
        </w:r>
      </w:ins>
      <w:r>
        <w:rPr>
          <w:rFonts w:ascii="Times New Roman" w:hAnsi="Times New Roman"/>
          <w:lang w:val="en-US"/>
        </w:rPr>
        <w:t xml:space="preserve">.</w:t>
      </w:r>
      <w:del w:id="12">
        <w:r>
          <w:rPr>
            <w:rFonts w:ascii="Times New Roman" w:hAnsi="Times New Roman"/>
            <w:lang w:val="en-US"/>
          </w:rPr>
        </w:r>
      </w:del>
      <w:del w:id="13">
        <w:r>
          <w:rPr>
            <w:rFonts w:ascii="Times New Roman" w:hAnsi="Times New Roman"/>
            <w:lang w:val="en-US"/>
          </w:rPr>
        </w:r>
      </w:del>
    </w:p>
    <w:p>
      <w:pPr>
        <w:pStyle w:val="949"/>
        <w:pBdr/>
        <w:spacing w:after="0" w:line="240" w:lineRule="auto"/>
        <w:ind w:firstLine="708"/>
        <w:jc w:val="both"/>
        <w:rPr>
          <w:rFonts w:ascii="Times New Roman" w:hAnsi="Times New Roman"/>
          <w:lang w:val="en-US"/>
        </w:rPr>
      </w:pPr>
      <w:ins w:id="14" w:author="Christophe Lopez" w:date="2026-01-07T20:10:00Z">
        <w:r>
          <w:rPr>
            <w:rFonts w:ascii="Times New Roman" w:hAnsi="Times New Roman"/>
            <w:lang w:val="en-US"/>
          </w:rPr>
        </w:r>
      </w:ins>
      <w:r>
        <w:rPr>
          <w:rFonts w:ascii="Times New Roman" w:hAnsi="Times New Roman"/>
          <w:lang w:val="en-US"/>
        </w:rPr>
      </w:r>
      <w:r>
        <w:rPr>
          <w:rFonts w:ascii="Times New Roman" w:hAnsi="Times New Roman"/>
          <w:lang w:val="en-US"/>
        </w:rPr>
      </w:r>
    </w:p>
    <w:p>
      <w:pPr>
        <w:pStyle w:val="949"/>
        <w:pBdr/>
        <w:spacing w:after="0" w:line="240" w:lineRule="auto"/>
        <w:ind w:firstLine="708"/>
        <w:jc w:val="both"/>
        <w:rPr>
          <w:del w:id="15" w:author=""/>
          <w:rFonts w:ascii="Times New Roman" w:hAnsi="Times New Roman"/>
          <w:lang w:val="en-US"/>
        </w:rPr>
      </w:pPr>
      <w:del w:id="16" w:author="Christophe Lopez" w:date="2026-01-07T20:10:00Z">
        <w:r>
          <w:rPr>
            <w:rFonts w:ascii="Times New Roman" w:hAnsi="Times New Roman"/>
            <w:lang w:val="en-US"/>
          </w:rPr>
          <w:delText xml:space="preserve">Th</w:delText>
        </w:r>
      </w:del>
      <w:del w:id="17" w:author="Christophe Lopez" w:date="2026-01-07T20:10:00Z">
        <w:r>
          <w:rPr>
            <w:rFonts w:ascii="Times New Roman" w:hAnsi="Times New Roman"/>
            <w:lang w:val="en-US"/>
          </w:rPr>
          <w:delText xml:space="preserve">is </w:delText>
        </w:r>
      </w:del>
      <w:del w:id="18" w:author="Christophe Lopez" w:date="2026-01-07T20:10:00Z">
        <w:r>
          <w:rPr>
            <w:rFonts w:ascii="Times New Roman" w:hAnsi="Times New Roman"/>
            <w:lang w:val="en-US"/>
          </w:rPr>
          <w:delText xml:space="preserve">prospective,</w:delText>
        </w:r>
      </w:del>
      <w:del w:id="19" w:author="Christophe Lopez" w:date="2026-01-07T20:10:00Z">
        <w:r>
          <w:rPr>
            <w:rFonts w:ascii="Times New Roman" w:hAnsi="Times New Roman"/>
            <w:lang w:val="en-US"/>
          </w:rPr>
          <w:delText xml:space="preserve"> observational, </w:delText>
        </w:r>
      </w:del>
      <w:del w:id="20" w:author="Christophe Lopez" w:date="2026-01-07T20:10:00Z">
        <w:r>
          <w:rPr>
            <w:rFonts w:ascii="Times New Roman" w:hAnsi="Times New Roman"/>
            <w:lang w:val="en-US"/>
          </w:rPr>
          <w:delText xml:space="preserve">cross-sectional</w:delText>
        </w:r>
      </w:del>
      <w:del w:id="21" w:author="Christophe Lopez" w:date="2026-01-07T20:10:00Z">
        <w:r>
          <w:rPr>
            <w:rFonts w:ascii="Times New Roman" w:hAnsi="Times New Roman"/>
            <w:lang w:val="en-US"/>
          </w:rPr>
          <w:delText xml:space="preserve"> study had two main objectives</w:delText>
        </w:r>
      </w:del>
      <w:del w:id="22" w:author="Christophe Lopez" w:date="2026-01-07T20:10:00Z">
        <w:r>
          <w:rPr>
            <w:rFonts w:ascii="Times New Roman" w:hAnsi="Times New Roman"/>
            <w:lang w:val="en-US"/>
          </w:rPr>
          <w:delText xml:space="preserve">:</w:delText>
        </w:r>
      </w:del>
      <w:del w:id="23">
        <w:r>
          <w:rPr>
            <w:rFonts w:ascii="Times New Roman" w:hAnsi="Times New Roman"/>
            <w:lang w:val="en-US"/>
          </w:rPr>
        </w:r>
      </w:del>
      <w:del w:id="24">
        <w:r>
          <w:rPr>
            <w:rFonts w:ascii="Times New Roman" w:hAnsi="Times New Roman"/>
            <w:lang w:val="en-US"/>
          </w:rPr>
        </w:r>
      </w:del>
    </w:p>
    <w:p>
      <w:pPr>
        <w:pStyle w:val="949"/>
        <w:numPr>
          <w:ilvl w:val="0"/>
          <w:numId w:val="0"/>
        </w:numPr>
        <w:pBdr/>
        <w:tabs>
          <w:tab w:val="left" w:leader="none" w:pos="284"/>
        </w:tabs>
        <w:spacing w:after="0" w:line="240" w:lineRule="auto"/>
        <w:ind w:firstLine="0" w:left="0"/>
        <w:jc w:val="both"/>
        <w:rPr>
          <w:del w:id="25" w:author=""/>
          <w:rFonts w:ascii="Times New Roman" w:hAnsi="Times New Roman"/>
          <w:lang w:val="en-US"/>
        </w:rPr>
      </w:pPr>
      <w:del w:id="26" w:author="Christophe Lopez" w:date="2026-01-07T20:10:00Z">
        <w:r>
          <w:rPr>
            <w:rFonts w:ascii="Times New Roman" w:hAnsi="Times New Roman"/>
            <w:lang w:val="en-US"/>
          </w:rPr>
          <w:delText xml:space="preserve">The</w:delText>
        </w:r>
      </w:del>
      <w:del w:id="27" w:author="Christophe Lopez" w:date="2026-01-07T20:10:00Z">
        <w:r>
          <w:rPr>
            <w:rFonts w:ascii="Times New Roman" w:hAnsi="Times New Roman"/>
            <w:i/>
            <w:iCs/>
            <w:lang w:val="en-US"/>
          </w:rPr>
          <w:delText xml:space="preserve"> first </w:delText>
        </w:r>
      </w:del>
      <w:del w:id="28" w:author="Christophe Lopez" w:date="2026-01-07T20:10:00Z">
        <w:r>
          <w:rPr>
            <w:rFonts w:ascii="Times New Roman" w:hAnsi="Times New Roman"/>
            <w:i/>
            <w:iCs/>
            <w:lang w:val="en-US"/>
          </w:rPr>
          <w:delText xml:space="preserve">objective</w:delText>
        </w:r>
      </w:del>
      <w:del w:id="29" w:author="Christophe Lopez" w:date="2026-01-07T20:10:00Z">
        <w:r>
          <w:rPr>
            <w:rFonts w:ascii="Times New Roman" w:hAnsi="Times New Roman"/>
            <w:lang w:val="en-US"/>
          </w:rPr>
          <w:delText xml:space="preserve"> was</w:delText>
        </w:r>
      </w:del>
      <w:del w:id="30" w:author="Christophe Lopez" w:date="2026-01-07T20:10:00Z">
        <w:r>
          <w:rPr>
            <w:rFonts w:ascii="Times New Roman" w:hAnsi="Times New Roman"/>
            <w:lang w:val="en-US"/>
          </w:rPr>
          <w:delText xml:space="preserve"> to translate and culturally adapt the CDS into French, and to validate its psychometric properties in a general population sample without known </w:delText>
        </w:r>
      </w:del>
      <w:del w:id="31" w:author="Christophe Lopez" w:date="2026-01-07T20:10:00Z">
        <w:r>
          <w:rPr>
            <w:rFonts w:ascii="Times New Roman" w:hAnsi="Times New Roman"/>
            <w:lang w:val="en-US"/>
          </w:rPr>
          <w:delText xml:space="preserve">psychiatric, </w:delText>
        </w:r>
      </w:del>
      <w:del w:id="32" w:author="Christophe Lopez" w:date="2026-01-07T20:10:00Z">
        <w:r>
          <w:rPr>
            <w:rFonts w:ascii="Times New Roman" w:hAnsi="Times New Roman"/>
            <w:lang w:val="en-US"/>
          </w:rPr>
          <w:delText xml:space="preserve">neurological or otoneurological disorders.</w:delText>
        </w:r>
      </w:del>
      <w:del w:id="33">
        <w:r>
          <w:rPr>
            <w:rFonts w:ascii="Times New Roman" w:hAnsi="Times New Roman"/>
            <w:lang w:val="en-US"/>
          </w:rPr>
        </w:r>
      </w:del>
      <w:del w:id="34">
        <w:r>
          <w:rPr>
            <w:rFonts w:ascii="Times New Roman" w:hAnsi="Times New Roman"/>
            <w:lang w:val="en-US"/>
          </w:rPr>
        </w:r>
      </w:del>
    </w:p>
    <w:p>
      <w:pPr>
        <w:pStyle w:val="949"/>
        <w:pBdr/>
        <w:tabs>
          <w:tab w:val="clear" w:leader="none" w:pos="284"/>
        </w:tabs>
        <w:spacing w:after="0" w:line="240" w:lineRule="auto"/>
        <w:ind w:firstLine="708"/>
        <w:jc w:val="both"/>
        <w:rPr>
          <w:rFonts w:ascii="Times New Roman" w:hAnsi="Times New Roman"/>
          <w:lang w:val="en-US"/>
        </w:rPr>
      </w:pPr>
      <w:del w:id="35" w:author="Christophe Lopez" w:date="2026-01-07T20:10:00Z">
        <w:r>
          <w:rPr>
            <w:rFonts w:ascii="Times New Roman" w:hAnsi="Times New Roman"/>
            <w:lang w:val="en-US"/>
          </w:rPr>
          <w:delText xml:space="preserve">The</w:delText>
        </w:r>
      </w:del>
      <w:del w:id="36" w:author="Christophe Lopez" w:date="2026-01-07T20:10:00Z">
        <w:r>
          <w:rPr>
            <w:rFonts w:ascii="Times New Roman" w:hAnsi="Times New Roman"/>
            <w:lang w:val="en-US"/>
          </w:rPr>
          <w:delText xml:space="preserve"> </w:delText>
        </w:r>
      </w:del>
      <w:del w:id="37" w:author="Christophe Lopez" w:date="2026-01-07T20:10:00Z">
        <w:r>
          <w:rPr>
            <w:rFonts w:ascii="Times New Roman" w:hAnsi="Times New Roman"/>
            <w:i/>
            <w:iCs/>
            <w:lang w:val="en-US"/>
          </w:rPr>
          <w:delText xml:space="preserve">second objective</w:delText>
        </w:r>
      </w:del>
      <w:del w:id="38" w:author="Christophe Lopez" w:date="2026-01-07T20:10:00Z">
        <w:r>
          <w:rPr>
            <w:rFonts w:ascii="Times New Roman" w:hAnsi="Times New Roman"/>
            <w:lang w:val="en-US"/>
          </w:rPr>
          <w:delText xml:space="preserve"> was to assess the prevalence of </w:delText>
        </w:r>
      </w:del>
      <w:del w:id="39" w:author="Christophe Lopez" w:date="2026-01-07T20:10:00Z">
        <w:r>
          <w:rPr>
            <w:rFonts w:ascii="Times New Roman" w:hAnsi="Times New Roman"/>
            <w:lang w:val="en-US"/>
          </w:rPr>
          <w:delText xml:space="preserve">DD</w:delText>
        </w:r>
      </w:del>
      <w:del w:id="40" w:author="Christophe Lopez" w:date="2026-01-07T20:10:00Z">
        <w:r>
          <w:rPr>
            <w:rFonts w:ascii="Times New Roman" w:hAnsi="Times New Roman"/>
            <w:lang w:val="en-US"/>
          </w:rPr>
          <w:delText xml:space="preserve"> experiences in a non-cl</w:delText>
        </w:r>
      </w:del>
      <w:del w:id="41" w:author="Christophe Lopez" w:date="2026-01-07T20:10:00Z">
        <w:r>
          <w:rPr>
            <w:rFonts w:ascii="Times New Roman" w:hAnsi="Times New Roman"/>
            <w:lang w:val="en-US"/>
          </w:rPr>
          <w:delText xml:space="preserve">inical French-speaking population, </w:delText>
        </w:r>
      </w:del>
      <w:del w:id="42" w:author="Christophe Lopez" w:date="2026-01-07T20:10:00Z">
        <w:r>
          <w:rPr>
            <w:rFonts w:ascii="Times New Roman" w:hAnsi="Times New Roman"/>
            <w:lang w:val="en-US"/>
          </w:rPr>
          <w:delText xml:space="preserve">to examine the phenomenological content of DD in a large non-clinical sample, </w:delText>
        </w:r>
      </w:del>
      <w:del w:id="43" w:author="Christophe Lopez" w:date="2026-01-07T20:10:00Z">
        <w:r>
          <w:rPr>
            <w:rFonts w:ascii="Times New Roman" w:hAnsi="Times New Roman"/>
            <w:lang w:val="en-US"/>
          </w:rPr>
          <w:delText xml:space="preserve">and to examin</w:delText>
        </w:r>
      </w:del>
      <w:del w:id="44" w:author="Christophe Lopez" w:date="2026-01-07T20:10:00Z">
        <w:r>
          <w:rPr>
            <w:rFonts w:ascii="Times New Roman" w:hAnsi="Times New Roman"/>
            <w:lang w:val="en-US"/>
          </w:rPr>
          <w:delText xml:space="preserve">e t</w:delText>
        </w:r>
      </w:del>
      <w:del w:id="45" w:author="Christophe Lopez" w:date="2026-01-07T20:10:00Z">
        <w:r>
          <w:rPr>
            <w:rFonts w:ascii="Times New Roman" w:hAnsi="Times New Roman"/>
            <w:lang w:val="en-US"/>
          </w:rPr>
          <w:delText xml:space="preserve">he influence of age, sex, anxiety, and depress</w:delText>
        </w:r>
      </w:del>
      <w:del w:id="46" w:author="Christophe Lopez" w:date="2026-01-07T20:10:00Z">
        <w:r>
          <w:rPr>
            <w:rFonts w:ascii="Times New Roman" w:hAnsi="Times New Roman"/>
            <w:lang w:val="en-US"/>
          </w:rPr>
          <w:delText xml:space="preserve">ion on the intensity of these experiences.</w:delText>
        </w:r>
      </w:del>
      <w:del w:id="47" w:author="Christophe Lopez" w:date="2026-01-07T20:10:00Z">
        <w:r>
          <w:rPr>
            <w:rFonts w:ascii="Times New Roman" w:hAnsi="Times New Roman"/>
            <w:lang w:val="en-US"/>
          </w:rPr>
          <w:delText xml:space="preserve"> </w:delText>
        </w:r>
      </w:del>
      <w:r>
        <w:rPr>
          <w:rFonts w:ascii="Times New Roman" w:hAnsi="Times New Roman"/>
          <w:lang w:val="en-US"/>
        </w:rPr>
        <w:t xml:space="preserve">R</w:t>
      </w:r>
      <w:r>
        <w:rPr>
          <w:rFonts w:ascii="Times New Roman" w:hAnsi="Times New Roman"/>
          <w:lang w:val="en-US"/>
        </w:rPr>
        <w:t xml:space="preserve">eview </w:t>
      </w:r>
      <w:r>
        <w:rPr>
          <w:rFonts w:ascii="Times New Roman" w:hAnsi="Times New Roman"/>
          <w:lang w:val="en-US"/>
        </w:rPr>
        <w:t xml:space="preserve">of the </w:t>
      </w:r>
      <w:r>
        <w:rPr>
          <w:rFonts w:ascii="Times New Roman" w:hAnsi="Times New Roman"/>
          <w:lang w:val="en-US"/>
        </w:rPr>
        <w:t xml:space="preserve">literature</w:t>
      </w:r>
      <w:r>
        <w:rPr>
          <w:rFonts w:ascii="Times New Roman" w:hAnsi="Times New Roman"/>
          <w:lang w:val="en-US"/>
        </w:rPr>
        <w:t xml:space="preserve"> </w:t>
      </w:r>
      <w:r>
        <w:rPr>
          <w:rFonts w:ascii="Times New Roman" w:hAnsi="Times New Roman"/>
          <w:lang w:val="en-US"/>
        </w:rPr>
        <w:t xml:space="preserve">indicate</w:t>
      </w:r>
      <w:r>
        <w:rPr>
          <w:rFonts w:ascii="Times New Roman" w:hAnsi="Times New Roman"/>
          <w:lang w:val="en-US"/>
        </w:rPr>
        <w:t xml:space="preserve">s</w:t>
      </w:r>
      <w:r>
        <w:rPr>
          <w:rFonts w:ascii="Times New Roman" w:hAnsi="Times New Roman"/>
          <w:lang w:val="en-US"/>
        </w:rPr>
        <w:t xml:space="preserve"> inconsistent findings regarding the </w:t>
      </w:r>
      <w:r>
        <w:rPr>
          <w:rFonts w:ascii="Times New Roman" w:hAnsi="Times New Roman"/>
          <w:lang w:val="en-US"/>
        </w:rPr>
        <w:t xml:space="preserve">a</w:t>
      </w:r>
      <w:r>
        <w:rPr>
          <w:rFonts w:ascii="Times New Roman" w:hAnsi="Times New Roman"/>
          <w:lang w:val="en-US"/>
        </w:rPr>
        <w:t xml:space="preserve">ssociation between DD and other </w:t>
      </w:r>
      <w:r>
        <w:rPr>
          <w:rFonts w:ascii="Times New Roman" w:hAnsi="Times New Roman"/>
          <w:lang w:val="en-US"/>
        </w:rPr>
        <w:t xml:space="preserve">sociodemographic and clinical </w:t>
      </w:r>
      <w:r>
        <w:rPr>
          <w:rFonts w:ascii="Times New Roman" w:hAnsi="Times New Roman"/>
          <w:lang w:val="en-US"/>
        </w:rPr>
        <w:t xml:space="preserve">var</w:t>
      </w:r>
      <w:r>
        <w:rPr>
          <w:rFonts w:ascii="Times New Roman" w:hAnsi="Times New Roman"/>
          <w:lang w:val="en-US"/>
        </w:rPr>
        <w:t xml:space="preserve">iables. </w:t>
      </w:r>
      <w:r>
        <w:rPr>
          <w:rFonts w:ascii="Times New Roman" w:hAnsi="Times New Roman"/>
          <w:lang w:val="en-US"/>
        </w:rPr>
        <w:t xml:space="preserve">W</w:t>
      </w:r>
      <w:r>
        <w:rPr>
          <w:rFonts w:ascii="Times New Roman" w:hAnsi="Times New Roman"/>
          <w:lang w:val="en-US"/>
        </w:rPr>
        <w:t xml:space="preserve">hile</w:t>
      </w:r>
      <w:r>
        <w:rPr>
          <w:rFonts w:ascii="Times New Roman" w:hAnsi="Times New Roman"/>
          <w:lang w:val="en-US"/>
        </w:rPr>
        <w:t xml:space="preserve"> </w:t>
      </w:r>
      <w:r>
        <w:rPr>
          <w:rFonts w:ascii="Times New Roman" w:hAnsi="Times New Roman"/>
          <w:color w:val="000000"/>
          <w:lang w:val="en-US"/>
        </w:rPr>
        <w:t xml:space="preserve">DD is</w:t>
      </w:r>
      <w:r>
        <w:rPr>
          <w:rFonts w:ascii="Times New Roman" w:hAnsi="Times New Roman"/>
          <w:color w:val="000000"/>
          <w:lang w:val="en-US"/>
        </w:rPr>
        <w:t xml:space="preserve"> negative</w:t>
      </w:r>
      <w:r>
        <w:rPr>
          <w:rFonts w:ascii="Times New Roman" w:hAnsi="Times New Roman"/>
          <w:color w:val="000000"/>
          <w:lang w:val="en-US"/>
        </w:rPr>
        <w:t xml:space="preserve">ly correlated with </w:t>
      </w:r>
      <w:r>
        <w:rPr>
          <w:rFonts w:ascii="Times New Roman" w:hAnsi="Times New Roman"/>
          <w:color w:val="000000"/>
          <w:lang w:val="en-US"/>
        </w:rPr>
        <w:t xml:space="preserve">age </w:t>
      </w:r>
      <w:r>
        <w:rPr>
          <w:rFonts w:ascii="Times New Roman" w:hAnsi="Times New Roman"/>
          <w:color w:val="000000"/>
          <w:lang w:val="en-US"/>
        </w:rPr>
        <w:t xml:space="preserve">(M</w:t>
      </w:r>
      <w:r>
        <w:rPr>
          <w:rFonts w:ascii="Times New Roman" w:hAnsi="Times New Roman"/>
          <w:color w:val="000000"/>
          <w:lang w:val="en-US"/>
        </w:rPr>
        <w:t xml:space="preserve">ichal et al., 2009</w:t>
      </w:r>
      <w:r>
        <w:rPr>
          <w:rFonts w:ascii="Times New Roman" w:hAnsi="Times New Roman"/>
          <w:color w:val="000000"/>
          <w:lang w:val="en-US"/>
        </w:rPr>
        <w:t xml:space="preserve">; 2016</w:t>
      </w:r>
      <w:r>
        <w:rPr>
          <w:rFonts w:ascii="Times New Roman" w:hAnsi="Times New Roman"/>
          <w:color w:val="000000"/>
          <w:lang w:val="en-US"/>
        </w:rPr>
        <w:t xml:space="preserve">)</w:t>
      </w:r>
      <w:r>
        <w:rPr>
          <w:rFonts w:ascii="Times New Roman" w:hAnsi="Times New Roman"/>
          <w:color w:val="000000"/>
          <w:lang w:val="en-US"/>
        </w:rPr>
        <w:t xml:space="preserve">, wi</w:t>
      </w:r>
      <w:r>
        <w:rPr>
          <w:rFonts w:ascii="Times New Roman" w:hAnsi="Times New Roman"/>
          <w:color w:val="000000"/>
          <w:lang w:val="en-US"/>
        </w:rPr>
        <w:t xml:space="preserve">th a higher prevalence </w:t>
      </w:r>
      <w:r>
        <w:rPr>
          <w:rFonts w:ascii="Times New Roman" w:hAnsi="Times New Roman"/>
          <w:color w:val="000000"/>
          <w:lang w:val="en-US"/>
        </w:rPr>
        <w:t xml:space="preserve">in adolescent and young adults </w:t>
      </w:r>
      <w:r>
        <w:rPr>
          <w:rFonts w:ascii="Times New Roman" w:hAnsi="Times New Roman"/>
          <w:color w:val="000000"/>
          <w:lang w:val="en-US"/>
        </w:rPr>
        <w:t xml:space="preserve">(Baker et al., 2003</w:t>
      </w:r>
      <w:r>
        <w:rPr>
          <w:rFonts w:ascii="Times New Roman" w:hAnsi="Times New Roman"/>
          <w:color w:val="000000"/>
          <w:lang w:val="en-US"/>
        </w:rPr>
        <w:t xml:space="preserve">; </w:t>
      </w:r>
      <w:r>
        <w:rPr>
          <w:rFonts w:ascii="Times New Roman" w:hAnsi="Times New Roman"/>
          <w:color w:val="000000"/>
          <w:lang w:val="en-US"/>
        </w:rPr>
        <w:t xml:space="preserve">Yang et al., 2023</w:t>
      </w:r>
      <w:r>
        <w:rPr>
          <w:rFonts w:ascii="Times New Roman" w:hAnsi="Times New Roman"/>
          <w:color w:val="000000"/>
          <w:lang w:val="en-US"/>
        </w:rPr>
        <w:t xml:space="preserve">)</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it </w:t>
      </w:r>
      <w:r>
        <w:rPr>
          <w:rFonts w:ascii="Times New Roman" w:hAnsi="Times New Roman"/>
          <w:color w:val="000000"/>
          <w:lang w:val="en-US"/>
        </w:rPr>
        <w:t xml:space="preserve">was</w:t>
      </w:r>
      <w:r>
        <w:rPr>
          <w:rFonts w:ascii="Times New Roman" w:hAnsi="Times New Roman"/>
          <w:color w:val="000000"/>
          <w:lang w:val="en-US"/>
        </w:rPr>
        <w:t xml:space="preserve"> </w:t>
      </w:r>
      <w:r>
        <w:rPr>
          <w:rFonts w:ascii="Times New Roman" w:hAnsi="Times New Roman"/>
          <w:color w:val="000000"/>
          <w:lang w:val="en-US"/>
        </w:rPr>
        <w:t xml:space="preserve">inconsistently associa</w:t>
      </w:r>
      <w:r>
        <w:rPr>
          <w:rFonts w:ascii="Times New Roman" w:hAnsi="Times New Roman"/>
          <w:color w:val="000000"/>
          <w:lang w:val="en-US"/>
        </w:rPr>
        <w:t xml:space="preserve">ted with sex</w:t>
      </w:r>
      <w:r>
        <w:rPr>
          <w:rFonts w:ascii="Times New Roman" w:hAnsi="Times New Roman"/>
          <w:color w:val="000000"/>
          <w:lang w:val="en-US"/>
        </w:rPr>
        <w:t xml:space="preserve"> </w:t>
      </w:r>
      <w:r>
        <w:rPr>
          <w:rFonts w:ascii="Times New Roman" w:hAnsi="Times New Roman"/>
          <w:color w:val="000000"/>
          <w:lang w:val="en-US"/>
        </w:rPr>
        <w:t xml:space="preserve">(</w:t>
      </w:r>
      <w:r>
        <w:rPr>
          <w:rFonts w:ascii="Times New Roman" w:hAnsi="Times New Roman"/>
          <w:color w:val="000000"/>
          <w:lang w:val="en-US"/>
        </w:rPr>
        <w:t xml:space="preserve">Ad</w:t>
      </w:r>
      <w:r>
        <w:rPr>
          <w:rFonts w:ascii="Times New Roman" w:hAnsi="Times New Roman"/>
          <w:color w:val="000000"/>
          <w:lang w:val="en-US"/>
        </w:rPr>
        <w:t xml:space="preserve">eribigbe et al., 2001</w:t>
      </w:r>
      <w:r>
        <w:rPr>
          <w:rFonts w:ascii="Times New Roman" w:hAnsi="Times New Roman"/>
          <w:color w:val="000000"/>
          <w:lang w:val="en-US"/>
        </w:rPr>
        <w:t xml:space="preserve">, </w:t>
      </w:r>
      <w:r>
        <w:rPr>
          <w:rFonts w:ascii="Times New Roman" w:hAnsi="Times New Roman"/>
          <w:color w:val="000000"/>
          <w:lang w:val="en-US"/>
        </w:rPr>
        <w:t xml:space="preserve">Michal et al., 2016a; </w:t>
      </w:r>
      <w:r>
        <w:rPr>
          <w:rFonts w:ascii="Times New Roman" w:hAnsi="Times New Roman"/>
          <w:color w:val="000000"/>
          <w:lang w:val="en-US"/>
        </w:rPr>
        <w:t xml:space="preserve">Simeon et al., 2</w:t>
      </w:r>
      <w:r>
        <w:rPr>
          <w:rFonts w:ascii="Times New Roman" w:hAnsi="Times New Roman"/>
          <w:color w:val="000000"/>
          <w:lang w:val="en-US"/>
        </w:rPr>
        <w:t xml:space="preserve">013</w:t>
      </w:r>
      <w:r>
        <w:rPr>
          <w:rFonts w:ascii="Times New Roman" w:hAnsi="Times New Roman"/>
          <w:color w:val="000000"/>
          <w:lang w:val="en-US"/>
        </w:rPr>
        <w:t xml:space="preserve">). </w:t>
      </w:r>
      <w:commentRangeStart w:id="2"/>
      <w:r>
        <w:rPr>
          <w:rFonts w:ascii="Times New Roman" w:hAnsi="Times New Roman"/>
          <w:color w:val="000000"/>
          <w:lang w:val="en-US"/>
        </w:rPr>
        <w:t xml:space="preserve">DD</w:t>
      </w:r>
      <w:r>
        <w:rPr>
          <w:rFonts w:ascii="Times New Roman" w:hAnsi="Times New Roman"/>
          <w:color w:val="000000"/>
          <w:lang w:val="en-US"/>
        </w:rPr>
        <w:t xml:space="preserve"> </w:t>
      </w:r>
      <w:r>
        <w:rPr>
          <w:rFonts w:ascii="Times New Roman" w:hAnsi="Times New Roman"/>
          <w:color w:val="000000"/>
          <w:lang w:val="en-US"/>
        </w:rPr>
        <w:t xml:space="preserve">was</w:t>
      </w:r>
      <w:r>
        <w:rPr>
          <w:rFonts w:ascii="Times New Roman" w:hAnsi="Times New Roman"/>
          <w:color w:val="000000"/>
          <w:lang w:val="en-US"/>
        </w:rPr>
        <w:t xml:space="preserve"> </w:t>
      </w:r>
      <w:r>
        <w:rPr>
          <w:rFonts w:ascii="Times New Roman" w:hAnsi="Times New Roman"/>
          <w:color w:val="000000"/>
          <w:lang w:val="en-US"/>
        </w:rPr>
        <w:t xml:space="preserve">also </w:t>
      </w:r>
      <w:r>
        <w:rPr>
          <w:rFonts w:ascii="Times New Roman" w:hAnsi="Times New Roman"/>
          <w:color w:val="000000"/>
          <w:lang w:val="en-US"/>
        </w:rPr>
        <w:t xml:space="preserve">related</w:t>
      </w:r>
      <w:r>
        <w:rPr>
          <w:rFonts w:ascii="Times New Roman" w:hAnsi="Times New Roman"/>
          <w:color w:val="000000"/>
          <w:lang w:val="en-US"/>
        </w:rPr>
        <w:t xml:space="preserve"> </w:t>
      </w:r>
      <w:r>
        <w:rPr>
          <w:rFonts w:ascii="Times New Roman" w:hAnsi="Times New Roman"/>
          <w:color w:val="000000"/>
          <w:lang w:val="en-US"/>
        </w:rPr>
        <w:t xml:space="preserve">to</w:t>
      </w:r>
      <w:r>
        <w:rPr>
          <w:rFonts w:ascii="Times New Roman" w:hAnsi="Times New Roman"/>
          <w:color w:val="000000"/>
          <w:lang w:val="en-US"/>
        </w:rPr>
        <w:t xml:space="preserve"> anxiety and depressio</w:t>
      </w:r>
      <w:r>
        <w:rPr>
          <w:rFonts w:ascii="Times New Roman" w:hAnsi="Times New Roman"/>
          <w:color w:val="000000"/>
          <w:lang w:val="en-US"/>
        </w:rPr>
        <w:t xml:space="preserve">n</w:t>
      </w:r>
      <w:r>
        <w:rPr>
          <w:rFonts w:ascii="Times New Roman" w:hAnsi="Times New Roman"/>
          <w:color w:val="000000"/>
          <w:lang w:val="en-US"/>
        </w:rPr>
        <w:t xml:space="preserve"> (Hunter et al., 2004; 2014; Lee et al., </w:t>
      </w:r>
      <w:r>
        <w:rPr>
          <w:rFonts w:ascii="Times New Roman" w:hAnsi="Times New Roman"/>
          <w:color w:val="000000"/>
          <w:lang w:val="en-US"/>
        </w:rPr>
        <w:t xml:space="preserve">2012; Medford et al.  </w:t>
      </w:r>
      <w:r>
        <w:rPr>
          <w:rFonts w:ascii="Times New Roman" w:hAnsi="Times New Roman"/>
          <w:color w:val="000000"/>
          <w:lang w:val="en-US"/>
        </w:rPr>
        <w:t xml:space="preserve">2005; 2016</w:t>
      </w:r>
      <w:r>
        <w:rPr>
          <w:rFonts w:ascii="Times New Roman" w:hAnsi="Times New Roman"/>
          <w:color w:val="000000"/>
          <w:lang w:val="en-US"/>
        </w:rPr>
        <w:t xml:space="preserve">;</w:t>
      </w:r>
      <w:r>
        <w:rPr>
          <w:rFonts w:ascii="Times New Roman" w:hAnsi="Times New Roman"/>
          <w:color w:val="000000"/>
          <w:lang w:val="en-US"/>
        </w:rPr>
        <w:t xml:space="preserve"> Michal et al., 2009; 2011</w:t>
      </w:r>
      <w:r>
        <w:rPr>
          <w:rFonts w:ascii="Times New Roman" w:hAnsi="Times New Roman"/>
          <w:color w:val="000000"/>
          <w:lang w:val="en-US"/>
        </w:rPr>
        <w:t xml:space="preserve">;</w:t>
      </w:r>
      <w:r>
        <w:rPr>
          <w:rFonts w:ascii="Times New Roman" w:hAnsi="Times New Roman"/>
          <w:color w:val="000000"/>
          <w:lang w:val="en-US"/>
        </w:rPr>
        <w:t xml:space="preserve"> </w:t>
      </w:r>
      <w:r>
        <w:rPr>
          <w:rFonts w:ascii="Times New Roman" w:hAnsi="Times New Roman"/>
          <w:color w:val="000000"/>
          <w:lang w:val="en-US"/>
        </w:rPr>
        <w:t xml:space="preserve">2016; Schlax et al., 2020; Simeon et al., 2003; Yang et al., 2023)</w:t>
      </w:r>
      <w:r>
        <w:rPr>
          <w:rFonts w:ascii="Times New Roman" w:hAnsi="Times New Roman"/>
          <w:color w:val="000000"/>
          <w:lang w:val="en-US"/>
        </w:rPr>
        <w:t xml:space="preserve">,</w:t>
      </w:r>
      <w:r>
        <w:rPr>
          <w:rFonts w:ascii="Times New Roman" w:hAnsi="Times New Roman"/>
          <w:color w:val="000000"/>
          <w:lang w:val="en-US"/>
        </w:rPr>
        <w:t xml:space="preserve"> which </w:t>
      </w:r>
      <w:r>
        <w:rPr>
          <w:rFonts w:ascii="Times New Roman" w:hAnsi="Times New Roman"/>
          <w:color w:val="000000"/>
          <w:lang w:val="en-US"/>
        </w:rPr>
        <w:t xml:space="preserve">are </w:t>
      </w:r>
      <w:r>
        <w:rPr>
          <w:rFonts w:ascii="Times New Roman" w:hAnsi="Times New Roman"/>
          <w:color w:val="000000"/>
          <w:lang w:val="en-US"/>
        </w:rPr>
        <w:t xml:space="preserve">increasingly </w:t>
      </w:r>
      <w:r>
        <w:rPr>
          <w:rFonts w:ascii="Times New Roman" w:hAnsi="Times New Roman"/>
          <w:color w:val="000000"/>
          <w:lang w:val="en-US"/>
        </w:rPr>
        <w:t xml:space="preserve">prevalent</w:t>
      </w:r>
      <w:r>
        <w:rPr>
          <w:rFonts w:ascii="Times New Roman" w:hAnsi="Times New Roman"/>
          <w:color w:val="000000"/>
          <w:lang w:val="en-US"/>
        </w:rPr>
        <w:t xml:space="preserve"> in the </w:t>
      </w:r>
      <w:r>
        <w:rPr>
          <w:rFonts w:ascii="Times New Roman" w:hAnsi="Times New Roman"/>
          <w:color w:val="000000"/>
          <w:lang w:val="en-US"/>
        </w:rPr>
        <w:t xml:space="preserve">general </w:t>
      </w:r>
      <w:r>
        <w:rPr>
          <w:rFonts w:ascii="Times New Roman" w:hAnsi="Times New Roman"/>
          <w:color w:val="000000"/>
          <w:lang w:val="en-US"/>
        </w:rPr>
        <w:t xml:space="preserve">population (Bandelow and Michaelis, 2015; Moreno-Agostino et al., 2021)</w:t>
      </w:r>
      <w:r>
        <w:rPr>
          <w:rFonts w:ascii="Times New Roman" w:hAnsi="Times New Roman"/>
          <w:color w:val="000000"/>
          <w:lang w:val="en-US"/>
        </w:rPr>
        <w:t xml:space="preserve">. </w:t>
      </w:r>
      <w:r>
        <w:rPr>
          <w:rFonts w:ascii="Times New Roman" w:hAnsi="Times New Roman"/>
          <w:color w:val="000000"/>
          <w:lang w:val="en-US"/>
        </w:rPr>
        <w:t xml:space="preserve">E</w:t>
      </w:r>
      <w:r>
        <w:rPr>
          <w:rFonts w:ascii="Times New Roman" w:hAnsi="Times New Roman"/>
          <w:color w:val="000000"/>
          <w:lang w:val="en-US"/>
        </w:rPr>
        <w:t xml:space="preserve">ven though </w:t>
      </w:r>
      <w:r>
        <w:rPr>
          <w:rFonts w:ascii="Times New Roman" w:hAnsi="Times New Roman"/>
          <w:color w:val="000000"/>
          <w:lang w:val="en-US"/>
        </w:rPr>
        <w:t xml:space="preserve">they</w:t>
      </w:r>
      <w:r>
        <w:rPr>
          <w:rFonts w:ascii="Times New Roman" w:hAnsi="Times New Roman"/>
          <w:color w:val="000000"/>
          <w:lang w:val="en-US"/>
        </w:rPr>
        <w:t xml:space="preserve"> are distinct disorders (Sie</w:t>
      </w:r>
      <w:r>
        <w:rPr>
          <w:rFonts w:ascii="Times New Roman" w:hAnsi="Times New Roman"/>
          <w:color w:val="000000"/>
          <w:lang w:val="en-US"/>
        </w:rPr>
        <w:t xml:space="preserve">rra et al., 2012; Stein et al., 2024)</w:t>
      </w:r>
      <w:r>
        <w:rPr>
          <w:rFonts w:ascii="Times New Roman" w:hAnsi="Times New Roman"/>
          <w:color w:val="000000"/>
          <w:lang w:val="en-US"/>
        </w:rPr>
        <w:t xml:space="preserve">, </w:t>
      </w:r>
      <w:r>
        <w:rPr>
          <w:rFonts w:ascii="Times New Roman" w:hAnsi="Times New Roman"/>
          <w:color w:val="000000"/>
          <w:lang w:val="en-US"/>
        </w:rPr>
        <w:t xml:space="preserve">DD</w:t>
      </w:r>
      <w:r>
        <w:rPr>
          <w:rFonts w:ascii="Times New Roman" w:hAnsi="Times New Roman"/>
          <w:color w:val="000000"/>
          <w:lang w:val="en-US"/>
        </w:rPr>
        <w:t xml:space="preserve">, </w:t>
      </w:r>
      <w:r>
        <w:rPr>
          <w:rFonts w:ascii="Times New Roman" w:hAnsi="Times New Roman"/>
          <w:color w:val="000000"/>
          <w:lang w:val="en-US"/>
        </w:rPr>
        <w:t xml:space="preserve">anxiety,</w:t>
      </w:r>
      <w:r>
        <w:rPr>
          <w:rFonts w:ascii="Times New Roman" w:hAnsi="Times New Roman"/>
          <w:color w:val="000000"/>
          <w:lang w:val="en-US"/>
        </w:rPr>
        <w:t xml:space="preserve"> and depression</w:t>
      </w:r>
      <w:r>
        <w:rPr>
          <w:rFonts w:ascii="Times New Roman" w:hAnsi="Times New Roman"/>
          <w:color w:val="000000"/>
          <w:lang w:val="en-US"/>
        </w:rPr>
        <w:t xml:space="preserve"> </w:t>
      </w:r>
      <w:commentRangeEnd w:id="2"/>
      <w:r>
        <w:commentReference w:id="2"/>
      </w:r>
      <w:r>
        <w:rPr>
          <w:rFonts w:ascii="Times New Roman" w:hAnsi="Times New Roman"/>
          <w:color w:val="000000"/>
          <w:lang w:val="en-US"/>
        </w:rPr>
        <w:t xml:space="preserve">h</w:t>
      </w:r>
      <w:r>
        <w:rPr>
          <w:rFonts w:ascii="Times New Roman" w:hAnsi="Times New Roman"/>
          <w:color w:val="000000"/>
          <w:lang w:val="en-US"/>
        </w:rPr>
        <w:t xml:space="preserve">ave </w:t>
      </w:r>
      <w:r>
        <w:rPr>
          <w:rFonts w:ascii="Times New Roman" w:hAnsi="Times New Roman"/>
          <w:color w:val="000000"/>
          <w:lang w:val="en-US"/>
        </w:rPr>
        <w:t xml:space="preserve">mutual influences</w:t>
      </w:r>
      <w:r>
        <w:rPr>
          <w:rFonts w:ascii="Times New Roman" w:hAnsi="Times New Roman"/>
          <w:color w:val="000000"/>
          <w:lang w:val="en-US"/>
        </w:rPr>
        <w:t xml:space="preserve"> </w:t>
      </w:r>
      <w:r>
        <w:rPr>
          <w:rFonts w:ascii="Times New Roman" w:hAnsi="Times New Roman"/>
          <w:color w:val="000000"/>
          <w:lang w:val="en-US"/>
        </w:rPr>
        <w:t xml:space="preserve">that</w:t>
      </w:r>
      <w:r>
        <w:rPr>
          <w:rFonts w:ascii="Times New Roman" w:hAnsi="Times New Roman"/>
          <w:color w:val="000000"/>
          <w:lang w:val="en-US"/>
        </w:rPr>
        <w:t xml:space="preserve"> </w:t>
      </w:r>
      <w:r>
        <w:rPr>
          <w:rFonts w:ascii="Times New Roman" w:hAnsi="Times New Roman"/>
          <w:color w:val="000000"/>
          <w:lang w:val="en-US"/>
        </w:rPr>
        <w:t xml:space="preserve">require further investigations</w:t>
      </w:r>
      <w:r>
        <w:rPr>
          <w:rFonts w:ascii="Times New Roman" w:hAnsi="Times New Roman"/>
          <w:color w:val="000000"/>
          <w:lang w:val="en-US"/>
        </w:rPr>
        <w:t xml:space="preserve"> in </w:t>
      </w:r>
      <w:r>
        <w:rPr>
          <w:rFonts w:ascii="Times New Roman" w:hAnsi="Times New Roman"/>
          <w:color w:val="000000"/>
          <w:lang w:val="en-US"/>
        </w:rPr>
        <w:t xml:space="preserve">the general population</w:t>
      </w:r>
      <w:r>
        <w:rPr>
          <w:rFonts w:ascii="Times New Roman" w:hAnsi="Times New Roman"/>
          <w:color w:val="000000"/>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ins w:id="48" w:author="Christophe Lopez" w:date="2026-01-07T20:10:00Z">
        <w:r>
          <w:rPr>
            <w:rFonts w:ascii="Times New Roman" w:hAnsi="Times New Roman"/>
            <w:lang w:val="en-US"/>
          </w:rPr>
          <w:t xml:space="preserve">Th</w:t>
        </w:r>
      </w:ins>
      <w:ins w:id="49" w:author="Christophe Lopez" w:date="2026-01-07T20:10:00Z">
        <w:r>
          <w:rPr>
            <w:rFonts w:ascii="Times New Roman" w:hAnsi="Times New Roman"/>
            <w:lang w:val="en-US"/>
          </w:rPr>
          <w:t xml:space="preserve">is </w:t>
        </w:r>
      </w:ins>
      <w:ins w:id="50" w:author="Christophe Lopez" w:date="2026-01-07T20:10:00Z">
        <w:r>
          <w:rPr>
            <w:rFonts w:ascii="Times New Roman" w:hAnsi="Times New Roman"/>
            <w:lang w:val="en-US"/>
          </w:rPr>
          <w:t xml:space="preserve">prospective,</w:t>
        </w:r>
      </w:ins>
      <w:ins w:id="51" w:author="Christophe Lopez" w:date="2026-01-07T20:10:00Z">
        <w:r>
          <w:rPr>
            <w:rFonts w:ascii="Times New Roman" w:hAnsi="Times New Roman"/>
            <w:lang w:val="en-US"/>
          </w:rPr>
          <w:t xml:space="preserve"> observational, </w:t>
        </w:r>
      </w:ins>
      <w:ins w:id="52" w:author="Christophe Lopez" w:date="2026-01-07T20:10:00Z">
        <w:r>
          <w:rPr>
            <w:rFonts w:ascii="Times New Roman" w:hAnsi="Times New Roman"/>
            <w:lang w:val="en-US"/>
          </w:rPr>
          <w:t xml:space="preserve">cross-sectional</w:t>
        </w:r>
      </w:ins>
      <w:ins w:id="53" w:author="Christophe Lopez" w:date="2026-01-07T20:10:00Z">
        <w:r>
          <w:rPr>
            <w:rFonts w:ascii="Times New Roman" w:hAnsi="Times New Roman"/>
            <w:lang w:val="en-US"/>
          </w:rPr>
          <w:t xml:space="preserve"> study had two main objectives</w:t>
        </w:r>
      </w:ins>
      <w:ins w:id="54" w:author="Christophe Lopez" w:date="2026-01-07T20:10:00Z">
        <w:r>
          <w:rPr>
            <w:rFonts w:ascii="Times New Roman" w:hAnsi="Times New Roman"/>
            <w:lang w:val="en-US"/>
          </w:rPr>
          <w:t xml:space="preserve">:</w:t>
        </w:r>
      </w:ins>
      <w:r>
        <w:rPr>
          <w:rFonts w:ascii="Times New Roman" w:hAnsi="Times New Roman"/>
          <w:lang w:val="en-US"/>
        </w:rPr>
      </w:r>
      <w:r>
        <w:rPr>
          <w:rFonts w:ascii="Times New Roman" w:hAnsi="Times New Roman"/>
          <w:lang w:val="en-US"/>
        </w:rPr>
      </w:r>
    </w:p>
    <w:p>
      <w:pPr>
        <w:pStyle w:val="949"/>
        <w:numPr>
          <w:ilvl w:val="0"/>
          <w:numId w:val="6"/>
        </w:numPr>
        <w:pBdr/>
        <w:tabs>
          <w:tab w:val="left" w:leader="none" w:pos="284"/>
        </w:tabs>
        <w:spacing w:after="0" w:line="240" w:lineRule="auto"/>
        <w:ind w:firstLine="0" w:left="0"/>
        <w:jc w:val="both"/>
        <w:rPr>
          <w:rFonts w:ascii="Times New Roman" w:hAnsi="Times New Roman"/>
          <w:lang w:val="en-US"/>
        </w:rPr>
      </w:pPr>
      <w:ins w:id="55" w:author="Christophe Lopez" w:date="2026-01-07T20:10:00Z">
        <w:r>
          <w:rPr>
            <w:rFonts w:ascii="Times New Roman" w:hAnsi="Times New Roman"/>
            <w:lang w:val="en-US"/>
          </w:rPr>
          <w:t xml:space="preserve">The</w:t>
        </w:r>
      </w:ins>
      <w:ins w:id="56" w:author="Christophe Lopez" w:date="2026-01-07T20:10:00Z">
        <w:r>
          <w:rPr>
            <w:rFonts w:ascii="Times New Roman" w:hAnsi="Times New Roman"/>
            <w:i/>
            <w:iCs/>
            <w:lang w:val="en-US"/>
          </w:rPr>
          <w:t xml:space="preserve"> first </w:t>
        </w:r>
      </w:ins>
      <w:ins w:id="57" w:author="Christophe Lopez" w:date="2026-01-07T20:10:00Z">
        <w:r>
          <w:rPr>
            <w:rFonts w:ascii="Times New Roman" w:hAnsi="Times New Roman"/>
            <w:i/>
            <w:iCs/>
            <w:lang w:val="en-US"/>
          </w:rPr>
          <w:t xml:space="preserve">objective</w:t>
        </w:r>
      </w:ins>
      <w:ins w:id="58" w:author="Christophe Lopez" w:date="2026-01-07T20:10:00Z">
        <w:r>
          <w:rPr>
            <w:rFonts w:ascii="Times New Roman" w:hAnsi="Times New Roman"/>
            <w:lang w:val="en-US"/>
          </w:rPr>
          <w:t xml:space="preserve"> was</w:t>
        </w:r>
      </w:ins>
      <w:ins w:id="59" w:author="Christophe Lopez" w:date="2026-01-07T20:10:00Z">
        <w:r>
          <w:rPr>
            <w:rFonts w:ascii="Times New Roman" w:hAnsi="Times New Roman"/>
            <w:lang w:val="en-US"/>
          </w:rPr>
          <w:t xml:space="preserve"> to translate and culturally adapt the CDS into French, and to validate its psychometric properties in a general population sample without known </w:t>
        </w:r>
      </w:ins>
      <w:ins w:id="60" w:author="Christophe Lopez" w:date="2026-01-07T20:10:00Z">
        <w:r>
          <w:rPr>
            <w:rFonts w:ascii="Times New Roman" w:hAnsi="Times New Roman"/>
            <w:lang w:val="en-US"/>
          </w:rPr>
          <w:t xml:space="preserve">psychiatric, </w:t>
        </w:r>
      </w:ins>
      <w:ins w:id="61" w:author="Christophe Lopez" w:date="2026-01-07T20:10:00Z">
        <w:r>
          <w:rPr>
            <w:rFonts w:ascii="Times New Roman" w:hAnsi="Times New Roman"/>
            <w:lang w:val="en-US"/>
          </w:rPr>
          <w:t xml:space="preserve">neurological or otoneurological disorders.</w:t>
        </w:r>
      </w:ins>
      <w:r>
        <w:rPr>
          <w:rFonts w:ascii="Times New Roman" w:hAnsi="Times New Roman"/>
          <w:lang w:val="en-US"/>
        </w:rPr>
      </w:r>
      <w:r>
        <w:rPr>
          <w:rFonts w:ascii="Times New Roman" w:hAnsi="Times New Roman"/>
          <w:lang w:val="en-US"/>
        </w:rPr>
      </w:r>
    </w:p>
    <w:p>
      <w:pPr>
        <w:pStyle w:val="949"/>
        <w:numPr>
          <w:ilvl w:val="0"/>
          <w:numId w:val="6"/>
        </w:numPr>
        <w:pBdr/>
        <w:tabs>
          <w:tab w:val="left" w:leader="none" w:pos="284"/>
        </w:tabs>
        <w:spacing w:after="0" w:line="240" w:lineRule="auto"/>
        <w:ind w:firstLine="0" w:left="0"/>
        <w:jc w:val="both"/>
        <w:rPr>
          <w:rFonts w:ascii="Times New Roman" w:hAnsi="Times New Roman"/>
          <w:lang w:val="en-US"/>
        </w:rPr>
      </w:pPr>
      <w:ins w:id="62" w:author="Christophe Lopez" w:date="2026-01-07T20:10:00Z">
        <w:r>
          <w:rPr>
            <w:rFonts w:ascii="Times New Roman" w:hAnsi="Times New Roman"/>
            <w:lang w:val="en-US"/>
          </w:rPr>
          <w:t xml:space="preserve">The</w:t>
        </w:r>
      </w:ins>
      <w:ins w:id="63" w:author="Christophe Lopez" w:date="2026-01-07T20:10:00Z">
        <w:r>
          <w:rPr>
            <w:rFonts w:ascii="Times New Roman" w:hAnsi="Times New Roman"/>
            <w:lang w:val="en-US"/>
          </w:rPr>
          <w:t xml:space="preserve"> </w:t>
        </w:r>
      </w:ins>
      <w:ins w:id="64" w:author="Christophe Lopez" w:date="2026-01-07T20:10:00Z">
        <w:r>
          <w:rPr>
            <w:rFonts w:ascii="Times New Roman" w:hAnsi="Times New Roman"/>
            <w:i/>
            <w:iCs/>
            <w:lang w:val="en-US"/>
          </w:rPr>
          <w:t xml:space="preserve">second objective</w:t>
        </w:r>
      </w:ins>
      <w:ins w:id="65" w:author="Christophe Lopez" w:date="2026-01-07T20:10:00Z">
        <w:r>
          <w:rPr>
            <w:rFonts w:ascii="Times New Roman" w:hAnsi="Times New Roman"/>
            <w:lang w:val="en-US"/>
          </w:rPr>
          <w:t xml:space="preserve"> was to assess the prevalence of </w:t>
        </w:r>
      </w:ins>
      <w:ins w:id="66" w:author="Christophe Lopez" w:date="2026-01-07T20:10:00Z">
        <w:r>
          <w:rPr>
            <w:rFonts w:ascii="Times New Roman" w:hAnsi="Times New Roman"/>
            <w:lang w:val="en-US"/>
          </w:rPr>
          <w:t xml:space="preserve">D</w:t>
        </w:r>
      </w:ins>
      <w:ins w:id="67" w:author="Christophe Lopez" w:date="2026-01-07T20:10:00Z">
        <w:r>
          <w:rPr>
            <w:rFonts w:ascii="Times New Roman" w:hAnsi="Times New Roman"/>
            <w:lang w:val="en-US"/>
          </w:rPr>
          <w:t xml:space="preserve">D</w:t>
        </w:r>
      </w:ins>
      <w:ins w:id="68" w:author="Christophe Lopez" w:date="2026-01-07T20:10:00Z">
        <w:r>
          <w:rPr>
            <w:rFonts w:ascii="Times New Roman" w:hAnsi="Times New Roman"/>
            <w:lang w:val="en-US"/>
          </w:rPr>
          <w:t xml:space="preserve"> experiences in a non-clinical French-speaking population, </w:t>
        </w:r>
      </w:ins>
      <w:ins w:id="69" w:author="Christophe Lopez" w:date="2026-01-07T20:10:00Z">
        <w:r>
          <w:rPr>
            <w:rFonts w:ascii="Times New Roman" w:hAnsi="Times New Roman"/>
            <w:lang w:val="en-US"/>
          </w:rPr>
          <w:t xml:space="preserve">to examine the phenomenological content of DD in a large non-clini</w:t>
        </w:r>
      </w:ins>
      <w:ins w:id="70" w:author="Christophe Lopez" w:date="2026-01-07T20:10:00Z">
        <w:r>
          <w:rPr>
            <w:rFonts w:ascii="Times New Roman" w:hAnsi="Times New Roman"/>
            <w:lang w:val="en-US"/>
          </w:rPr>
          <w:t xml:space="preserve">cal sample, </w:t>
        </w:r>
      </w:ins>
      <w:ins w:id="71" w:author="Christophe Lopez" w:date="2026-01-07T20:10:00Z">
        <w:r>
          <w:rPr>
            <w:rFonts w:ascii="Times New Roman" w:hAnsi="Times New Roman"/>
            <w:lang w:val="en-US"/>
          </w:rPr>
          <w:t xml:space="preserve">and to examine the influence of age, sex, anxiety, and depress</w:t>
        </w:r>
      </w:ins>
      <w:ins w:id="72" w:author="Christophe Lopez" w:date="2026-01-07T20:10:00Z">
        <w:r>
          <w:rPr>
            <w:rFonts w:ascii="Times New Roman" w:hAnsi="Times New Roman"/>
            <w:lang w:val="en-US"/>
          </w:rPr>
          <w:t xml:space="preserve">ion on the intensity of these experiences.</w:t>
        </w:r>
      </w:ins>
      <w:r>
        <w:rPr>
          <w:rFonts w:ascii="Times New Roman" w:hAnsi="Times New Roman"/>
          <w:lang w:val="en-US"/>
        </w:rPr>
      </w:r>
      <w:r>
        <w:rPr>
          <w:rFonts w:ascii="Times New Roman" w:hAnsi="Times New Roman"/>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r>
      <w:r>
        <w:rPr>
          <w:rFonts w:ascii="Times New Roman" w:hAnsi="Times New Roman"/>
          <w:b/>
          <w:bCs/>
          <w:sz w:val="28"/>
          <w:szCs w:val="24"/>
          <w:lang w:val="en-US"/>
        </w:rPr>
      </w:r>
      <w:r>
        <w:rPr>
          <w:rFonts w:ascii="Times New Roman" w:hAnsi="Times New Roman"/>
          <w:b/>
          <w:bCs/>
          <w:sz w:val="28"/>
          <w:szCs w:val="24"/>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Materials and methods</w:t>
      </w:r>
      <w:r>
        <w:rPr>
          <w:rFonts w:ascii="Times New Roman" w:hAnsi="Times New Roman"/>
          <w:b/>
          <w:bCs/>
          <w:sz w:val="28"/>
          <w:szCs w:val="24"/>
          <w:lang w:val="en-US"/>
        </w:rPr>
      </w:r>
      <w:r>
        <w:rPr>
          <w:rFonts w:ascii="Times New Roman" w:hAnsi="Times New Roman"/>
          <w:b/>
          <w:bCs/>
          <w:sz w:val="28"/>
          <w:szCs w:val="24"/>
          <w:lang w:val="en-US"/>
        </w:rPr>
      </w:r>
    </w:p>
    <w:p>
      <w:pPr>
        <w:pStyle w:val="949"/>
        <w:pBdr/>
        <w:spacing w:after="0" w:line="240" w:lineRule="auto"/>
        <w:ind/>
        <w:jc w:val="both"/>
        <w:rPr>
          <w:rFonts w:ascii="Times New Roman" w:hAnsi="Times New Roman"/>
          <w:bCs/>
          <w:color w:val="000000"/>
          <w:lang w:val="en-GB"/>
        </w:rPr>
      </w:pPr>
      <w:r>
        <w:rPr>
          <w:rFonts w:ascii="Times New Roman" w:hAnsi="Times New Roman"/>
          <w:bCs/>
          <w:color w:val="000000"/>
          <w:lang w:val="en-GB"/>
        </w:rPr>
      </w:r>
      <w:r>
        <w:rPr>
          <w:rFonts w:ascii="Times New Roman" w:hAnsi="Times New Roman"/>
          <w:bCs/>
          <w:color w:val="000000"/>
          <w:lang w:val="en-GB"/>
        </w:rPr>
      </w:r>
      <w:r>
        <w:rPr>
          <w:rFonts w:ascii="Times New Roman" w:hAnsi="Times New Roman"/>
          <w:bCs/>
          <w:color w:val="000000"/>
          <w:lang w:val="en-GB"/>
        </w:rPr>
      </w:r>
    </w:p>
    <w:p>
      <w:pPr>
        <w:pStyle w:val="949"/>
        <w:pBdr/>
        <w:spacing w:line="240" w:lineRule="auto"/>
        <w:ind/>
        <w:jc w:val="both"/>
        <w:rPr>
          <w:rFonts w:ascii="Times New Roman" w:hAnsi="Times New Roman"/>
          <w:lang w:val="en-US"/>
        </w:rPr>
      </w:pPr>
      <w:r>
        <w:rPr>
          <w:rFonts w:ascii="Times New Roman" w:hAnsi="Times New Roman"/>
          <w:lang w:val="en-US"/>
        </w:rPr>
        <w:t xml:space="preserve">This prospective, observational, cross-sectional study follows the </w:t>
      </w:r>
      <w:r>
        <w:rPr>
          <w:rFonts w:ascii="Times New Roman" w:hAnsi="Times New Roman"/>
          <w:lang w:val="en-US"/>
        </w:rPr>
        <w:t xml:space="preserve">Stren</w:t>
      </w:r>
      <w:r>
        <w:rPr>
          <w:rFonts w:ascii="Times New Roman" w:hAnsi="Times New Roman"/>
          <w:lang w:val="en-US"/>
        </w:rPr>
        <w:t xml:space="preserve">g</w:t>
      </w:r>
      <w:r>
        <w:rPr>
          <w:rFonts w:ascii="Times New Roman" w:hAnsi="Times New Roman"/>
          <w:lang w:val="en-US"/>
        </w:rPr>
        <w:t xml:space="preserve">thening the Reporting of Observational Studies in Epidemiology</w:t>
      </w:r>
      <w:r>
        <w:rPr>
          <w:rFonts w:ascii="Times New Roman" w:hAnsi="Times New Roman"/>
          <w:lang w:val="en-US"/>
        </w:rPr>
        <w:t xml:space="preserve"> (STROBE)</w:t>
      </w:r>
      <w:r>
        <w:rPr>
          <w:rFonts w:ascii="Times New Roman" w:hAnsi="Times New Roman"/>
          <w:lang w:val="en-US"/>
        </w:rPr>
        <w:t xml:space="preserve"> </w:t>
      </w:r>
      <w:r>
        <w:rPr>
          <w:rFonts w:ascii="Times New Roman" w:hAnsi="Times New Roman"/>
          <w:lang w:val="en-US"/>
        </w:rPr>
        <w:t xml:space="preserve">guidelines</w:t>
      </w:r>
      <w:r>
        <w:rPr>
          <w:rFonts w:ascii="Times New Roman" w:hAnsi="Times New Roman"/>
          <w:vertAlign w:val="superscript"/>
          <w:lang w:val="en-US"/>
        </w:rPr>
        <w:fldChar w:fldCharType="begin"/>
      </w:r>
      <w:r>
        <w:rPr>
          <w:rFonts w:ascii="Times New Roman" w:hAnsi="Times New Roman"/>
          <w:vertAlign w:val="superscript"/>
          <w:lang w:val="en-US"/>
        </w:rPr>
        <w:instrText xml:space="preserve"> ADDIN ZOTERO_ITEM CSL_CITATION {"citationID":"oxQn11zt","properties":{"formattedCitation</w:instrText>
      </w:r>
      <w:r>
        <w:rPr>
          <w:rFonts w:ascii="Times New Roman" w:hAnsi="Times New Roman"/>
          <w:vertAlign w:val="superscript"/>
          <w:lang w:val="en-US"/>
        </w:rPr>
        <w:instrText xml:space="preserve">":"\\super 18\\nosupersub{}","plainCitation":"18","noteIndex":0},"citationItems":[{"id":13621,"uris":["http://zotero.org/users</w:instrText>
      </w:r>
      <w:r>
        <w:rPr>
          <w:rFonts w:ascii="Times New Roman" w:hAnsi="Times New Roman"/>
          <w:vertAlign w:val="superscript"/>
          <w:lang w:val="en-US"/>
        </w:rPr>
        <w:instrText xml:space="preserve">/980623/items/TFVPZF9P"],"itemData":{"id":13621,"type":"article-journal","abstract":"Much biomedical research is obse</w:instrText>
      </w:r>
      <w:r>
        <w:rPr>
          <w:rFonts w:ascii="Times New Roman" w:hAnsi="Times New Roman"/>
          <w:vertAlign w:val="superscript"/>
          <w:lang w:val="en-US"/>
        </w:rPr>
        <w:instrText xml:space="preserve">rvational. The reporting of such research is often inadequate, which hampers the assessment of i</w:instrText>
      </w:r>
      <w:r>
        <w:rPr>
          <w:rFonts w:ascii="Times New Roman" w:hAnsi="Times New Roman"/>
          <w:vertAlign w:val="superscript"/>
          <w:lang w:val="en-US"/>
        </w:rPr>
        <w:instrText xml:space="preserve">t</w:instrText>
      </w:r>
      <w:r>
        <w:rPr>
          <w:rFonts w:ascii="Times New Roman" w:hAnsi="Times New Roman"/>
          <w:vertAlign w:val="superscript"/>
          <w:lang w:val="en-US"/>
        </w:rPr>
        <w:instrText xml:space="preserve">s strengths and weaknesses and of a study's generalisability. The Strengthening the</w:instrText>
      </w:r>
      <w:r>
        <w:rPr>
          <w:rFonts w:ascii="Times New Roman" w:hAnsi="Times New Roman"/>
          <w:vertAlign w:val="superscript"/>
          <w:lang w:val="en-US"/>
        </w:rPr>
        <w:instrText xml:space="preserve"> Reporting of Observational Studies in Epidemiology (STROBE) initiative developed recomme</w:instrText>
      </w:r>
      <w:r>
        <w:rPr>
          <w:rFonts w:ascii="Times New Roman" w:hAnsi="Times New Roman"/>
          <w:vertAlign w:val="superscript"/>
          <w:lang w:val="en-US"/>
        </w:rPr>
        <w:instrText xml:space="preserve">ndations on what should be included in an accurate and complete report of an observational study. We defined the scope of the </w:instrText>
      </w:r>
      <w:r>
        <w:rPr>
          <w:rFonts w:ascii="Times New Roman" w:hAnsi="Times New Roman"/>
          <w:vertAlign w:val="superscript"/>
          <w:lang w:val="en-US"/>
        </w:rPr>
        <w:instrText xml:space="preserve">recommendations to cover three main study designs: cohort, case-control, and cross-sectional studies. We convened a 2</w:instrText>
      </w:r>
      <w:r>
        <w:rPr>
          <w:rFonts w:ascii="Times New Roman" w:hAnsi="Times New Roman"/>
          <w:vertAlign w:val="superscript"/>
          <w:lang w:val="en-US"/>
        </w:rPr>
        <w:instrText xml:space="preserve">-day workshop in September, 2004, with methodologists, researchers, and journal editors to draft</w:instrText>
      </w:r>
      <w:r>
        <w:rPr>
          <w:rFonts w:ascii="Times New Roman" w:hAnsi="Times New Roman"/>
          <w:vertAlign w:val="superscript"/>
          <w:lang w:val="en-US"/>
        </w:rPr>
        <w:instrText xml:space="preserve"> </w:instrText>
      </w:r>
      <w:r>
        <w:rPr>
          <w:rFonts w:ascii="Times New Roman" w:hAnsi="Times New Roman"/>
          <w:vertAlign w:val="superscript"/>
          <w:lang w:val="en-US"/>
        </w:rPr>
        <w:instrText xml:space="preserve">a checklist of items. This list was subsequently revised during several meetings of</w:instrText>
      </w:r>
      <w:r>
        <w:rPr>
          <w:rFonts w:ascii="Times New Roman" w:hAnsi="Times New Roman"/>
          <w:vertAlign w:val="superscript"/>
          <w:lang w:val="en-US"/>
        </w:rPr>
        <w:instrText xml:space="preserve"> the coordinating group and in e-mail discussions with the larger group of STROBE contrib</w:instrText>
      </w:r>
      <w:r>
        <w:rPr>
          <w:rFonts w:ascii="Times New Roman" w:hAnsi="Times New Roman"/>
          <w:vertAlign w:val="superscript"/>
          <w:lang w:val="en-US"/>
        </w:rPr>
        <w:instrText xml:space="preserve">utors, taking into account empirical evidence and methodological considerations. The workshop and the subsequent iterative pro</w:instrText>
      </w:r>
      <w:r>
        <w:rPr>
          <w:rFonts w:ascii="Times New Roman" w:hAnsi="Times New Roman"/>
          <w:vertAlign w:val="superscript"/>
          <w:lang w:val="en-US"/>
        </w:rPr>
        <w:instrText xml:space="preserve">cess of consultation and revision resulted in a checklist of 22 items (the STROBE statement) that relate to the title</w:instrText>
      </w:r>
      <w:r>
        <w:rPr>
          <w:rFonts w:ascii="Times New Roman" w:hAnsi="Times New Roman"/>
          <w:vertAlign w:val="superscript"/>
          <w:lang w:val="en-US"/>
        </w:rPr>
        <w:instrText xml:space="preserve">, abstract, introduction, methods, results, and discussion sections of articles.18 items are com</w:instrText>
      </w:r>
      <w:r>
        <w:rPr>
          <w:rFonts w:ascii="Times New Roman" w:hAnsi="Times New Roman"/>
          <w:vertAlign w:val="superscript"/>
          <w:lang w:val="en-US"/>
        </w:rPr>
        <w:instrText xml:space="preserve">m</w:instrText>
      </w:r>
      <w:r>
        <w:rPr>
          <w:rFonts w:ascii="Times New Roman" w:hAnsi="Times New Roman"/>
          <w:vertAlign w:val="superscript"/>
          <w:lang w:val="en-US"/>
        </w:rPr>
        <w:instrText xml:space="preserve">on to all three study designs and four are specific for cohort, case-control, or cr</w:instrText>
      </w:r>
      <w:r>
        <w:rPr>
          <w:rFonts w:ascii="Times New Roman" w:hAnsi="Times New Roman"/>
          <w:vertAlign w:val="superscript"/>
          <w:lang w:val="en-US"/>
        </w:rPr>
        <w:instrText xml:space="preserve">oss-sectional studies.A detailed explanation and elaboration document is published separa</w:instrText>
      </w:r>
      <w:r>
        <w:rPr>
          <w:rFonts w:ascii="Times New Roman" w:hAnsi="Times New Roman"/>
          <w:vertAlign w:val="superscript"/>
          <w:lang w:val="en-US"/>
        </w:rPr>
        <w:instrText xml:space="preserve">tely and is freely available on the websites of PLoS Medicine, Annals of Internal Medicine, and Epidemiology. We hope that the</w:instrText>
      </w:r>
      <w:r>
        <w:rPr>
          <w:rFonts w:ascii="Times New Roman" w:hAnsi="Times New Roman"/>
          <w:vertAlign w:val="superscript"/>
          <w:lang w:val="en-US"/>
        </w:rPr>
        <w:instrText xml:space="preserve"> STROBE statement will contribute to improving the quality of reporting of observational studies","container-title":"</w:instrText>
      </w:r>
      <w:r>
        <w:rPr>
          <w:rFonts w:ascii="Times New Roman" w:hAnsi="Times New Roman"/>
          <w:vertAlign w:val="superscript"/>
          <w:lang w:val="en-US"/>
        </w:rPr>
        <w:instrText xml:space="preserve">Lancet","DOI":"10.1016/S0140-6736(07)61602-X","ISSN":"1474-547X","issue":"9596","journalAbbrevia</w:instrText>
      </w:r>
      <w:r>
        <w:rPr>
          <w:rFonts w:ascii="Times New Roman" w:hAnsi="Times New Roman"/>
          <w:vertAlign w:val="superscript"/>
          <w:lang w:val="en-US"/>
        </w:rPr>
        <w:instrText xml:space="preserve">t</w:instrText>
      </w:r>
      <w:r>
        <w:rPr>
          <w:rFonts w:ascii="Times New Roman" w:hAnsi="Times New Roman"/>
          <w:vertAlign w:val="superscript"/>
          <w:lang w:val="en-US"/>
        </w:rPr>
        <w:instrText xml:space="preserve">ion":"Lancet","language":"eng","note":"PMID: 18064739","page":"1453-1457","source":</w:instrText>
      </w:r>
      <w:r>
        <w:rPr>
          <w:rFonts w:ascii="Times New Roman" w:hAnsi="Times New Roman"/>
          <w:vertAlign w:val="superscript"/>
          <w:lang w:val="en-US"/>
        </w:rPr>
        <w:instrText xml:space="preserve">"PubMed","title":"The Strengthening the Reporting of Observational Studies in Epidemiolog</w:instrText>
      </w:r>
      <w:r>
        <w:rPr>
          <w:rFonts w:ascii="Times New Roman" w:hAnsi="Times New Roman"/>
          <w:vertAlign w:val="superscript"/>
          <w:lang w:val="en-US"/>
        </w:rPr>
        <w:instrText xml:space="preserve">y (STROBE) statement: guidelines for reporting observational studies","title-short":"The Strengthening the Reporting of Observ</w:instrText>
      </w:r>
      <w:r>
        <w:rPr>
          <w:rFonts w:ascii="Times New Roman" w:hAnsi="Times New Roman"/>
          <w:vertAlign w:val="superscript"/>
          <w:lang w:val="en-US"/>
        </w:rPr>
        <w:instrText xml:space="preserve">ational Studies in Epidemiology (STROBE) statement","volume":"370","author":[{"family":"Elm","given":"Erik","non-drop</w:instrText>
      </w:r>
      <w:r>
        <w:rPr>
          <w:rFonts w:ascii="Times New Roman" w:hAnsi="Times New Roman"/>
          <w:vertAlign w:val="superscript"/>
          <w:lang w:val="en-US"/>
        </w:rPr>
        <w:instrText xml:space="preserve">ping-particle":"von"},{"family":"Altman","given":"Douglas G."},{"family":"Egger","given":"Matthi</w:instrText>
      </w:r>
      <w:r>
        <w:rPr>
          <w:rFonts w:ascii="Times New Roman" w:hAnsi="Times New Roman"/>
          <w:vertAlign w:val="superscript"/>
          <w:lang w:val="en-US"/>
        </w:rPr>
        <w:instrText xml:space="preserve">a</w:instrText>
      </w:r>
      <w:r>
        <w:rPr>
          <w:rFonts w:ascii="Times New Roman" w:hAnsi="Times New Roman"/>
          <w:vertAlign w:val="superscript"/>
          <w:lang w:val="en-US"/>
        </w:rPr>
        <w:instrText xml:space="preserve">s"},{"family":"Pocock","given":"Stuart J."},{"family":"Gøtzsche","given":"Peter C."</w:instrText>
      </w:r>
      <w:r>
        <w:rPr>
          <w:rFonts w:ascii="Times New Roman" w:hAnsi="Times New Roman"/>
          <w:vertAlign w:val="superscript"/>
          <w:lang w:val="en-US"/>
        </w:rPr>
        <w:instrText xml:space="preserve">},{"family":"Vandenbroucke","given":"Jan P."},{"literal":"STROBE Initiative"}],"issued":{</w:instrText>
      </w:r>
      <w:r>
        <w:rPr>
          <w:rFonts w:ascii="Times New Roman" w:hAnsi="Times New Roman"/>
          <w:vertAlign w:val="superscript"/>
          <w:lang w:val="en-US"/>
        </w:rPr>
        <w:instrText xml:space="preserve">"date-parts":[["2007",10,20]]}}}],"schema":"https://github.com/citation-style-language/schema/raw/master/csl-citation.json"} </w:instrText>
      </w:r>
      <w:r>
        <w:rPr>
          <w:rFonts w:ascii="Times New Roman" w:hAnsi="Times New Roman"/>
          <w:vertAlign w:val="superscript"/>
          <w:lang w:val="en-US"/>
        </w:rPr>
        <w:fldChar w:fldCharType="separate"/>
      </w:r>
      <w:r>
        <w:rPr>
          <w:rFonts w:ascii="Times New Roman" w:hAnsi="Times New Roman"/>
          <w:vertAlign w:val="superscript"/>
          <w:lang w:val="en-US"/>
        </w:rPr>
        <w:t xml:space="preserve">18</w:t>
      </w:r>
      <w:r>
        <w:rPr>
          <w:rFonts w:ascii="Times New Roman" w:hAnsi="Times New Roman"/>
          <w:vertAlign w:val="superscript"/>
          <w:lang w:val="en-US"/>
        </w:rPr>
        <w:fldChar w:fldCharType="end"/>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51"/>
        <w:pBdr/>
        <w:spacing w:before="0"/>
        <w:ind/>
        <w:jc w:val="both"/>
        <w:rPr>
          <w:rFonts w:ascii="Times New Roman" w:hAnsi="Times New Roman"/>
          <w:b/>
          <w:bCs/>
          <w:color w:val="000000"/>
          <w:sz w:val="22"/>
          <w:szCs w:val="22"/>
          <w:lang w:val="en-US"/>
        </w:rPr>
      </w:pPr>
      <w:r>
        <w:rPr>
          <w:rFonts w:ascii="Times New Roman" w:hAnsi="Times New Roman"/>
          <w:b/>
          <w:bCs/>
          <w:color w:val="000000"/>
          <w:sz w:val="22"/>
          <w:szCs w:val="22"/>
          <w:lang w:val="en-US"/>
        </w:rPr>
        <w:t xml:space="preserve">French translation and cross-cultural adaptation</w:t>
      </w:r>
      <w:r>
        <w:rPr>
          <w:rFonts w:ascii="Times New Roman" w:hAnsi="Times New Roman"/>
          <w:b/>
          <w:bCs/>
          <w:color w:val="000000"/>
          <w:sz w:val="22"/>
          <w:szCs w:val="22"/>
          <w:lang w:val="en-US"/>
        </w:rPr>
      </w:r>
      <w:r>
        <w:rPr>
          <w:rFonts w:ascii="Times New Roman" w:hAnsi="Times New Roman"/>
          <w:b/>
          <w:bCs/>
          <w:color w:val="000000"/>
          <w:sz w:val="22"/>
          <w:szCs w:val="22"/>
          <w:lang w:val="en-US"/>
        </w:rPr>
      </w:r>
    </w:p>
    <w:p>
      <w:pPr>
        <w:pStyle w:val="949"/>
        <w:pBdr/>
        <w:spacing w:after="0" w:line="240" w:lineRule="auto"/>
        <w:ind/>
        <w:jc w:val="both"/>
        <w:rPr>
          <w:rFonts w:ascii="Times New Roman" w:hAnsi="Times New Roman"/>
          <w:color w:val="000000"/>
          <w:lang w:val="en-GB"/>
        </w:rPr>
      </w:pPr>
      <w:r>
        <w:rPr>
          <w:rFonts w:ascii="Times New Roman" w:hAnsi="Times New Roman"/>
          <w:color w:val="000000"/>
          <w:lang w:val="en-US"/>
        </w:rPr>
        <w:t xml:space="preserve">The rights to translate the questionnaire (</w:t>
      </w:r>
      <w:r>
        <w:rPr>
          <w:rFonts w:ascii="Times New Roman" w:hAnsi="Times New Roman"/>
          <w:b/>
          <w:bCs/>
          <w:color w:val="000000"/>
          <w:lang w:val="en-US"/>
        </w:rPr>
        <w:t xml:space="preserve">Appendix A</w:t>
      </w:r>
      <w:r>
        <w:rPr>
          <w:rFonts w:ascii="Times New Roman" w:hAnsi="Times New Roman"/>
          <w:color w:val="000000"/>
          <w:lang w:val="en-US"/>
        </w:rPr>
        <w:t xml:space="preserve"> from </w:t>
      </w:r>
      <w:r>
        <w:rPr>
          <w:rFonts w:ascii="Times New Roman" w:hAnsi="Times New Roman"/>
          <w:color w:val="000000"/>
          <w:lang w:val="en-US"/>
        </w:rPr>
        <w:fldChar w:fldCharType="begin"/>
      </w:r>
      <w:r>
        <w:rPr>
          <w:rFonts w:ascii="Times New Roman" w:hAnsi="Times New Roman"/>
          <w:color w:val="000000"/>
          <w:lang w:val="en-US"/>
        </w:rPr>
        <w:instrText xml:space="preserve"> AD</w:instrText>
      </w:r>
      <w:r>
        <w:rPr>
          <w:rFonts w:ascii="Times New Roman" w:hAnsi="Times New Roman"/>
          <w:color w:val="000000"/>
          <w:lang w:val="en-US"/>
        </w:rPr>
        <w:instrText xml:space="preserve">DIN ZOTERO_ITEM CSL_CITATION {"citationID":"PDPCbyYP","properties":{"formattedCitation":"(Sierra </w:instrText>
      </w:r>
      <w:r>
        <w:rPr>
          <w:rFonts w:ascii="Times New Roman" w:hAnsi="Times New Roman"/>
          <w:color w:val="000000"/>
          <w:lang w:val="en-US"/>
        </w:rPr>
        <w:instrText xml:space="preserve">&amp; Berrios, 2000)","plainCitation":"(Sierra &amp; Berrios, 2000)","dontUpdate":true,"noteIndex":0},"citationItems":[{"id":2065,"uris":["http://zotero.org/users/980623/items/K97A</w:instrText>
      </w:r>
      <w:r>
        <w:rPr>
          <w:rFonts w:ascii="Times New Roman" w:hAnsi="Times New Roman"/>
          <w:color w:val="000000"/>
          <w:lang w:val="en-US"/>
        </w:rPr>
        <w:instrText xml:space="preserve">I7W3",["http://zotero.org/users/980623/items/K97AI7W3"]],"itemData":{"id":2065,"type":"article-journal","a</w:instrText>
      </w:r>
      <w:r>
        <w:rPr>
          <w:rFonts w:ascii="Times New Roman" w:hAnsi="Times New Roman"/>
          <w:color w:val="000000"/>
          <w:lang w:val="en-US"/>
        </w:rPr>
        <w:instrText xml:space="preserve">bstract":"Existing s</w:instrText>
      </w:r>
      <w:r>
        <w:rPr>
          <w:rFonts w:ascii="Times New Roman" w:hAnsi="Times New Roman"/>
          <w:color w:val="000000"/>
          <w:lang w:val="en-US"/>
        </w:rPr>
        <w:instrText xml:space="preserve">elf-r</w:instrText>
      </w:r>
      <w:r>
        <w:rPr>
          <w:rFonts w:ascii="Times New Roman" w:hAnsi="Times New Roman"/>
          <w:color w:val="000000"/>
          <w:lang w:val="en-US"/>
        </w:rPr>
        <w:instrText xml:space="preserve">ating scales to measure depersonalization either show dubious face validity or fail to address the phe</w:instrText>
      </w:r>
      <w:r>
        <w:rPr>
          <w:rFonts w:ascii="Times New Roman" w:hAnsi="Times New Roman"/>
          <w:color w:val="000000"/>
          <w:lang w:val="en-US"/>
        </w:rPr>
        <w:instrText xml:space="preserve">nomenologi</w:instrText>
      </w:r>
      <w:r>
        <w:rPr>
          <w:rFonts w:ascii="Times New Roman" w:hAnsi="Times New Roman"/>
          <w:color w:val="000000"/>
          <w:lang w:val="en-US"/>
        </w:rPr>
        <w:instrText xml:space="preserve">cal complexity of depersonalization. Based on a comprehensive study of the phenomenology of this </w:instrText>
      </w:r>
      <w:r>
        <w:rPr>
          <w:rFonts w:ascii="Times New Roman" w:hAnsi="Times New Roman"/>
          <w:color w:val="000000"/>
          <w:lang w:val="en-US"/>
        </w:rPr>
        <w:instrText xml:space="preserve">condition, a new self-rating depersonalization questionnaire was constructed. The Cambridge Depersonalization Scale is meant to capture the frequency and duration of depers</w:instrText>
      </w:r>
      <w:r>
        <w:rPr>
          <w:rFonts w:ascii="Times New Roman" w:hAnsi="Times New Roman"/>
          <w:color w:val="000000"/>
          <w:lang w:val="en-US"/>
        </w:rPr>
        <w:instrText xml:space="preserve">onalization symptoms over the 'last 6 months'. It has been tested on a sample of 35 patients with DSM-IV d</w:instrText>
      </w:r>
      <w:r>
        <w:rPr>
          <w:rFonts w:ascii="Times New Roman" w:hAnsi="Times New Roman"/>
          <w:color w:val="000000"/>
          <w:lang w:val="en-US"/>
        </w:rPr>
        <w:instrText xml:space="preserve">epersonalization dis</w:instrText>
      </w:r>
      <w:r>
        <w:rPr>
          <w:rFonts w:ascii="Times New Roman" w:hAnsi="Times New Roman"/>
          <w:color w:val="000000"/>
          <w:lang w:val="en-US"/>
        </w:rPr>
        <w:instrText xml:space="preserve">order</w:instrText>
      </w:r>
      <w:r>
        <w:rPr>
          <w:rFonts w:ascii="Times New Roman" w:hAnsi="Times New Roman"/>
          <w:color w:val="000000"/>
          <w:lang w:val="en-US"/>
        </w:rPr>
        <w:instrText xml:space="preserve">, 22 with anxiety disorders, and 20 with temporal lobe epilepsy. Scores were compared against clinical</w:instrText>
      </w:r>
      <w:r>
        <w:rPr>
          <w:rFonts w:ascii="Times New Roman" w:hAnsi="Times New Roman"/>
          <w:color w:val="000000"/>
          <w:lang w:val="en-US"/>
        </w:rPr>
        <w:instrText xml:space="preserve"> diagnoses</w:instrText>
      </w:r>
      <w:r>
        <w:rPr>
          <w:rFonts w:ascii="Times New Roman" w:hAnsi="Times New Roman"/>
          <w:color w:val="000000"/>
          <w:lang w:val="en-US"/>
        </w:rPr>
        <w:instrText xml:space="preserve"> (gold standard) and correlated with the depersonalization subscale of the Dissociation Experienc</w:instrText>
      </w:r>
      <w:r>
        <w:rPr>
          <w:rFonts w:ascii="Times New Roman" w:hAnsi="Times New Roman"/>
          <w:color w:val="000000"/>
          <w:lang w:val="en-US"/>
        </w:rPr>
        <w:instrText xml:space="preserve">es Scale (DES). The scale was able to differentiate patients with DSM-IV depersonalization disorder from the other groups, and showed specific correlations with the deperso</w:instrText>
      </w:r>
      <w:r>
        <w:rPr>
          <w:rFonts w:ascii="Times New Roman" w:hAnsi="Times New Roman"/>
          <w:color w:val="000000"/>
          <w:lang w:val="en-US"/>
        </w:rPr>
        <w:instrText xml:space="preserve">nalization subscale of the DES (r=0.80; P=0.0007). The scale also showed high internal consistency and goo</w:instrText>
      </w:r>
      <w:r>
        <w:rPr>
          <w:rFonts w:ascii="Times New Roman" w:hAnsi="Times New Roman"/>
          <w:color w:val="000000"/>
          <w:lang w:val="en-US"/>
        </w:rPr>
        <w:instrText xml:space="preserve">d reliability (Cronb</w:instrText>
      </w:r>
      <w:r>
        <w:rPr>
          <w:rFonts w:ascii="Times New Roman" w:hAnsi="Times New Roman"/>
          <w:color w:val="000000"/>
          <w:lang w:val="en-US"/>
        </w:rPr>
        <w:instrText xml:space="preserve">ach a</w:instrText>
      </w:r>
      <w:r>
        <w:rPr>
          <w:rFonts w:ascii="Times New Roman" w:hAnsi="Times New Roman"/>
          <w:color w:val="000000"/>
          <w:lang w:val="en-US"/>
        </w:rPr>
        <w:instrText xml:space="preserve">lpha and split-half reliability were 0.89 and 0.92, respectively). The instrument can, therefore, be c</w:instrText>
      </w:r>
      <w:r>
        <w:rPr>
          <w:rFonts w:ascii="Times New Roman" w:hAnsi="Times New Roman"/>
          <w:color w:val="000000"/>
          <w:lang w:val="en-US"/>
        </w:rPr>
        <w:instrText xml:space="preserve">onsidered </w:instrText>
      </w:r>
      <w:r>
        <w:rPr>
          <w:rFonts w:ascii="Times New Roman" w:hAnsi="Times New Roman"/>
          <w:color w:val="000000"/>
          <w:lang w:val="en-US"/>
        </w:rPr>
        <w:instrText xml:space="preserve">as valid and reliable, and can be profitably used in both clinical and neurobiological research."</w:instrText>
      </w:r>
      <w:r>
        <w:rPr>
          <w:rFonts w:ascii="Times New Roman" w:hAnsi="Times New Roman"/>
          <w:color w:val="000000"/>
          <w:lang w:val="en-US"/>
        </w:rPr>
        <w:instrText xml:space="preserve">,"container-title":"Psychiatry Res","ISSN":"0165-1781 (Print)","note":"2","page":"153-64","title":"The Cambridge Depersonalization Scale: a new instrument for the measureme</w:instrText>
      </w:r>
      <w:r>
        <w:rPr>
          <w:rFonts w:ascii="Times New Roman" w:hAnsi="Times New Roman"/>
          <w:color w:val="000000"/>
          <w:lang w:val="en-US"/>
        </w:rPr>
        <w:instrText xml:space="preserve">nt of depersonalization","title-short":"The Cambridge Depersonalization Scale: a new instrument for the me</w:instrText>
      </w:r>
      <w:r>
        <w:rPr>
          <w:rFonts w:ascii="Times New Roman" w:hAnsi="Times New Roman"/>
          <w:color w:val="000000"/>
          <w:lang w:val="en-US"/>
        </w:rPr>
        <w:instrText xml:space="preserve">asurement of deperso</w:instrText>
      </w:r>
      <w:r>
        <w:rPr>
          <w:rFonts w:ascii="Times New Roman" w:hAnsi="Times New Roman"/>
          <w:color w:val="000000"/>
          <w:lang w:val="en-US"/>
        </w:rPr>
        <w:instrText xml:space="preserve">naliz</w:instrText>
      </w:r>
      <w:r>
        <w:rPr>
          <w:rFonts w:ascii="Times New Roman" w:hAnsi="Times New Roman"/>
          <w:color w:val="000000"/>
          <w:lang w:val="en-US"/>
        </w:rPr>
        <w:instrText xml:space="preserve">ation","volume":"93","author":[{"family":"Sierra","given":"M."},{"family":"Berrios","given":"G. E."}],</w:instrText>
      </w:r>
      <w:r>
        <w:rPr>
          <w:rFonts w:ascii="Times New Roman" w:hAnsi="Times New Roman"/>
          <w:color w:val="000000"/>
          <w:lang w:val="en-US"/>
        </w:rPr>
        <w:instrText xml:space="preserve">"issued":{</w:instrText>
      </w:r>
      <w:r>
        <w:rPr>
          <w:rFonts w:ascii="Times New Roman" w:hAnsi="Times New Roman"/>
          <w:color w:val="000000"/>
          <w:lang w:val="en-US"/>
        </w:rPr>
        <w:instrText xml:space="preserve">"date-parts":[["2000"]]}}}],"schema":"https://github.com/citation-style-language/schema/raw/maste</w:instrText>
      </w:r>
      <w:r>
        <w:rPr>
          <w:rFonts w:ascii="Times New Roman" w:hAnsi="Times New Roman"/>
          <w:color w:val="000000"/>
          <w:lang w:val="en-US"/>
        </w:rPr>
        <w:instrText xml:space="preserve">r/csl-citation.json"} </w:instrText>
      </w:r>
      <w:r>
        <w:rPr>
          <w:rFonts w:ascii="Times New Roman" w:hAnsi="Times New Roman"/>
          <w:color w:val="000000"/>
          <w:lang w:val="en-US"/>
        </w:rPr>
        <w:fldChar w:fldCharType="separate"/>
      </w:r>
      <w:r>
        <w:rPr>
          <w:rFonts w:ascii="Times New Roman" w:hAnsi="Times New Roman"/>
          <w:color w:val="000000"/>
          <w:lang w:val="en-US"/>
        </w:rPr>
        <w:t xml:space="preserve">Sierra &amp; Berrios (2000)</w:t>
      </w:r>
      <w:r>
        <w:rPr>
          <w:rFonts w:ascii="Times New Roman" w:hAnsi="Times New Roman"/>
          <w:color w:val="000000"/>
          <w:lang w:val="en-US"/>
        </w:rPr>
        <w:fldChar w:fldCharType="end"/>
      </w:r>
      <w:r>
        <w:rPr>
          <w:rFonts w:ascii="Times New Roman" w:hAnsi="Times New Roman"/>
          <w:color w:val="000000"/>
          <w:lang w:val="en-US"/>
        </w:rPr>
        <w:t xml:space="preserve">) into French and to reproduce it were granted by Elsevier, the publisher. </w:t>
      </w:r>
      <w:r>
        <w:rPr>
          <w:rFonts w:ascii="Times New Roman" w:hAnsi="Times New Roman"/>
          <w:lang w:val="en-US"/>
        </w:rPr>
        <w:t xml:space="preserve">The steps for the French translation and cross-cul</w:t>
      </w:r>
      <w:r>
        <w:rPr>
          <w:rFonts w:ascii="Times New Roman" w:hAnsi="Times New Roman"/>
          <w:lang w:val="en-US"/>
        </w:rPr>
        <w:t xml:space="preserve">tural adaptation were as follows:</w:t>
      </w:r>
      <w:r>
        <w:rPr>
          <w:rFonts w:ascii="Times New Roman" w:hAnsi="Times New Roman"/>
          <w:color w:val="000000"/>
          <w:lang w:val="en-GB"/>
        </w:rPr>
      </w:r>
      <w:r>
        <w:rPr>
          <w:rFonts w:ascii="Times New Roman" w:hAnsi="Times New Roman"/>
          <w:color w:val="000000"/>
          <w:lang w:val="en-GB"/>
        </w:rPr>
      </w:r>
    </w:p>
    <w:p>
      <w:pPr>
        <w:pStyle w:val="965"/>
        <w:numPr>
          <w:ilvl w:val="0"/>
          <w:numId w:val="3"/>
        </w:numPr>
        <w:pBdr/>
        <w:tabs>
          <w:tab w:val="left" w:leader="none" w:pos="284"/>
        </w:tabs>
        <w:spacing/>
        <w:ind w:hanging="284" w:left="284"/>
        <w:jc w:val="both"/>
        <w:rPr>
          <w:rFonts w:ascii="Times New Roman" w:hAnsi="Times New Roman"/>
          <w:sz w:val="22"/>
          <w:szCs w:val="22"/>
          <w:lang w:val="en-US"/>
        </w:rPr>
      </w:pPr>
      <w:r>
        <w:rPr>
          <w:rFonts w:ascii="Times New Roman" w:hAnsi="Times New Roman"/>
          <w:i/>
          <w:iCs/>
          <w:sz w:val="22"/>
          <w:szCs w:val="22"/>
          <w:lang w:val="en-US"/>
        </w:rPr>
        <w:t xml:space="preserve">Forward translation</w:t>
      </w:r>
      <w:r>
        <w:rPr>
          <w:rFonts w:ascii="Times New Roman" w:hAnsi="Times New Roman"/>
          <w:sz w:val="22"/>
          <w:szCs w:val="22"/>
          <w:lang w:val="en-US"/>
        </w:rPr>
        <w:t xml:space="preserve">. A bilingual French translator, with French as the m</w:t>
      </w:r>
      <w:r>
        <w:rPr>
          <w:rFonts w:ascii="Times New Roman" w:hAnsi="Times New Roman"/>
          <w:sz w:val="22"/>
          <w:szCs w:val="22"/>
          <w:lang w:val="en-US"/>
        </w:rPr>
        <w:t xml:space="preserve">other tongue and fam</w:t>
      </w:r>
      <w:r>
        <w:rPr>
          <w:rFonts w:ascii="Times New Roman" w:hAnsi="Times New Roman"/>
          <w:sz w:val="22"/>
          <w:szCs w:val="22"/>
          <w:lang w:val="en-US"/>
        </w:rPr>
        <w:t xml:space="preserve">iliar with the neuroscience and neuropsychology of the self and body representations, translated the instru</w:t>
      </w:r>
      <w:r>
        <w:rPr>
          <w:rFonts w:ascii="Times New Roman" w:hAnsi="Times New Roman"/>
          <w:sz w:val="22"/>
          <w:szCs w:val="22"/>
          <w:lang w:val="en-US"/>
        </w:rPr>
        <w:t xml:space="preserve">ctions and</w:t>
      </w:r>
      <w:r>
        <w:rPr>
          <w:rFonts w:ascii="Times New Roman" w:hAnsi="Times New Roman"/>
          <w:sz w:val="22"/>
          <w:szCs w:val="22"/>
          <w:lang w:val="en-US"/>
        </w:rPr>
        <w:t xml:space="preserve"> questionnaire items to French.</w:t>
      </w:r>
      <w:r>
        <w:rPr>
          <w:rFonts w:ascii="Times New Roman" w:hAnsi="Times New Roman"/>
          <w:sz w:val="22"/>
          <w:szCs w:val="22"/>
          <w:lang w:val="en-US"/>
        </w:rPr>
      </w:r>
      <w:r>
        <w:rPr>
          <w:rFonts w:ascii="Times New Roman" w:hAnsi="Times New Roman"/>
          <w:sz w:val="22"/>
          <w:szCs w:val="22"/>
          <w:lang w:val="en-US"/>
        </w:rPr>
      </w:r>
    </w:p>
    <w:p>
      <w:pPr>
        <w:pStyle w:val="965"/>
        <w:numPr>
          <w:ilvl w:val="0"/>
          <w:numId w:val="3"/>
        </w:numPr>
        <w:pBdr/>
        <w:tabs>
          <w:tab w:val="left" w:leader="none" w:pos="284"/>
        </w:tabs>
        <w:spacing/>
        <w:ind w:hanging="284" w:left="284"/>
        <w:jc w:val="both"/>
        <w:rPr>
          <w:rFonts w:ascii="Times New Roman" w:hAnsi="Times New Roman"/>
          <w:sz w:val="22"/>
          <w:szCs w:val="22"/>
          <w:lang w:val="en-US"/>
        </w:rPr>
      </w:pPr>
      <w:r>
        <w:rPr>
          <w:rFonts w:ascii="Times New Roman" w:hAnsi="Times New Roman"/>
          <w:i/>
          <w:iCs/>
          <w:sz w:val="22"/>
          <w:szCs w:val="22"/>
          <w:lang w:val="en-US"/>
        </w:rPr>
        <w:t xml:space="preserve">Back translation</w:t>
      </w:r>
      <w:r>
        <w:rPr>
          <w:rFonts w:ascii="Times New Roman" w:hAnsi="Times New Roman"/>
          <w:sz w:val="22"/>
          <w:szCs w:val="22"/>
          <w:lang w:val="en-US"/>
        </w:rPr>
        <w:t xml:space="preserve">. The forward-translated questionnaire was transl</w:t>
      </w:r>
      <w:r>
        <w:rPr>
          <w:rFonts w:ascii="Times New Roman" w:hAnsi="Times New Roman"/>
          <w:sz w:val="22"/>
          <w:szCs w:val="22"/>
          <w:lang w:val="en-US"/>
        </w:rPr>
        <w:t xml:space="preserve">ated back to English by a bilingual English translator, with English as the mother tongue, who was naive to the CDS and the study purpose.</w:t>
      </w:r>
      <w:r>
        <w:rPr>
          <w:rFonts w:ascii="Times New Roman" w:hAnsi="Times New Roman"/>
          <w:sz w:val="22"/>
          <w:szCs w:val="22"/>
          <w:lang w:val="en-US"/>
        </w:rPr>
      </w:r>
      <w:r>
        <w:rPr>
          <w:rFonts w:ascii="Times New Roman" w:hAnsi="Times New Roman"/>
          <w:sz w:val="22"/>
          <w:szCs w:val="22"/>
          <w:lang w:val="en-US"/>
        </w:rPr>
      </w:r>
    </w:p>
    <w:p>
      <w:pPr>
        <w:pStyle w:val="965"/>
        <w:numPr>
          <w:ilvl w:val="0"/>
          <w:numId w:val="3"/>
        </w:numPr>
        <w:pBdr/>
        <w:tabs>
          <w:tab w:val="left" w:leader="none" w:pos="284"/>
        </w:tabs>
        <w:spacing/>
        <w:ind w:hanging="284" w:left="284"/>
        <w:jc w:val="both"/>
        <w:rPr>
          <w:rFonts w:ascii="Times New Roman" w:hAnsi="Times New Roman"/>
          <w:sz w:val="22"/>
          <w:szCs w:val="22"/>
          <w:lang w:val="en-US"/>
        </w:rPr>
      </w:pPr>
      <w:r>
        <w:rPr>
          <w:rFonts w:ascii="Times New Roman" w:hAnsi="Times New Roman"/>
          <w:i/>
          <w:iCs/>
          <w:sz w:val="22"/>
          <w:szCs w:val="22"/>
          <w:lang w:val="en-US"/>
        </w:rPr>
        <w:t xml:space="preserve">Back translation review</w:t>
      </w:r>
      <w:r>
        <w:rPr>
          <w:rFonts w:ascii="Times New Roman" w:hAnsi="Times New Roman"/>
          <w:sz w:val="22"/>
          <w:szCs w:val="22"/>
          <w:lang w:val="en-US"/>
        </w:rPr>
        <w:t xml:space="preserve">. The Fren</w:t>
      </w:r>
      <w:r>
        <w:rPr>
          <w:rFonts w:ascii="Times New Roman" w:hAnsi="Times New Roman"/>
          <w:sz w:val="22"/>
          <w:szCs w:val="22"/>
          <w:lang w:val="en-US"/>
        </w:rPr>
        <w:t xml:space="preserve">ch and English translated questionnaires were compared with the original version of the CDS </w:t>
      </w:r>
      <w:r>
        <w:rPr>
          <w:rFonts w:ascii="Times New Roman" w:hAnsi="Times New Roman"/>
          <w:sz w:val="22"/>
          <w:szCs w:val="22"/>
          <w:lang w:val="en-US"/>
        </w:rPr>
        <w:fldChar w:fldCharType="begin"/>
      </w:r>
      <w:r>
        <w:rPr>
          <w:rFonts w:ascii="Times New Roman" w:hAnsi="Times New Roman"/>
          <w:sz w:val="22"/>
          <w:szCs w:val="22"/>
          <w:lang w:val="en-US"/>
        </w:rPr>
        <w:instrText xml:space="preserve"> ADDIN ZOTERO</w:instrText>
      </w:r>
      <w:r>
        <w:rPr>
          <w:rFonts w:ascii="Times New Roman" w:hAnsi="Times New Roman"/>
          <w:sz w:val="22"/>
          <w:szCs w:val="22"/>
          <w:lang w:val="en-US"/>
        </w:rPr>
        <w:instrText xml:space="preserve">_ITEM CSL_CITATION {</w:instrText>
      </w:r>
      <w:r>
        <w:rPr>
          <w:rFonts w:ascii="Times New Roman" w:hAnsi="Times New Roman"/>
          <w:sz w:val="22"/>
          <w:szCs w:val="22"/>
          <w:lang w:val="en-US"/>
        </w:rPr>
        <w:instrText xml:space="preserve">"citationID":"jTIpR7Vc","properties":{"formattedCitation":"(Sierra and Berrios 2000)","plainCitation":"(Sie</w:instrText>
      </w:r>
      <w:r>
        <w:rPr>
          <w:rFonts w:ascii="Times New Roman" w:hAnsi="Times New Roman"/>
          <w:sz w:val="22"/>
          <w:szCs w:val="22"/>
          <w:lang w:val="en-US"/>
        </w:rPr>
        <w:instrText xml:space="preserve">rra and Be</w:instrText>
      </w:r>
      <w:r>
        <w:rPr>
          <w:rFonts w:ascii="Times New Roman" w:hAnsi="Times New Roman"/>
          <w:sz w:val="22"/>
          <w:szCs w:val="22"/>
          <w:lang w:val="en-US"/>
        </w:rPr>
        <w:instrText xml:space="preserve">rrios 2000)","noteIndex":0},"cit</w:instrText>
      </w:r>
      <w:r>
        <w:rPr>
          <w:rFonts w:ascii="Times New Roman" w:hAnsi="Times New Roman"/>
          <w:sz w:val="22"/>
          <w:szCs w:val="22"/>
          <w:lang w:val="en-US"/>
        </w:rPr>
        <w:instrText xml:space="preserve">ationItems":[{"id":2065,"uris":["http://zotero.org/users/980623/i</w:instrText>
      </w:r>
      <w:r>
        <w:rPr>
          <w:rFonts w:ascii="Times New Roman" w:hAnsi="Times New Roman"/>
          <w:sz w:val="22"/>
          <w:szCs w:val="22"/>
          <w:lang w:val="en-US"/>
        </w:rPr>
        <w:instrText xml:space="preserve">tems/K97AI7W3",["http://zotero.org/users/980623/items/K97AI7W3"]],"itemData":{"id":2065,"type":"article-journal","abstract":"Existing self-rating scales to measure deperson</w:instrText>
      </w:r>
      <w:r>
        <w:rPr>
          <w:rFonts w:ascii="Times New Roman" w:hAnsi="Times New Roman"/>
          <w:sz w:val="22"/>
          <w:szCs w:val="22"/>
          <w:lang w:val="en-US"/>
        </w:rPr>
        <w:instrText xml:space="preserve">alization either show dubious face validity or fail to address the phenomenological complexity of deperson</w:instrText>
      </w:r>
      <w:r>
        <w:rPr>
          <w:rFonts w:ascii="Times New Roman" w:hAnsi="Times New Roman"/>
          <w:sz w:val="22"/>
          <w:szCs w:val="22"/>
          <w:lang w:val="en-US"/>
        </w:rPr>
        <w:instrText xml:space="preserve">alization. Based on </w:instrText>
      </w:r>
      <w:r>
        <w:rPr>
          <w:rFonts w:ascii="Times New Roman" w:hAnsi="Times New Roman"/>
          <w:sz w:val="22"/>
          <w:szCs w:val="22"/>
          <w:lang w:val="en-US"/>
        </w:rPr>
        <w:instrText xml:space="preserve">a comprehensive study of the phenomenology of this condition, a new self-rating depersonalization questionn</w:instrText>
      </w:r>
      <w:r>
        <w:rPr>
          <w:rFonts w:ascii="Times New Roman" w:hAnsi="Times New Roman"/>
          <w:sz w:val="22"/>
          <w:szCs w:val="22"/>
          <w:lang w:val="en-US"/>
        </w:rPr>
        <w:instrText xml:space="preserve">aire was c</w:instrText>
      </w:r>
      <w:r>
        <w:rPr>
          <w:rFonts w:ascii="Times New Roman" w:hAnsi="Times New Roman"/>
          <w:sz w:val="22"/>
          <w:szCs w:val="22"/>
          <w:lang w:val="en-US"/>
        </w:rPr>
        <w:instrText xml:space="preserve">onstructed. The Cambridge Depers</w:instrText>
      </w:r>
      <w:r>
        <w:rPr>
          <w:rFonts w:ascii="Times New Roman" w:hAnsi="Times New Roman"/>
          <w:sz w:val="22"/>
          <w:szCs w:val="22"/>
          <w:lang w:val="en-US"/>
        </w:rPr>
        <w:instrText xml:space="preserve">onalization Scale is meant to capture the frequency and duration </w:instrText>
      </w:r>
      <w:r>
        <w:rPr>
          <w:rFonts w:ascii="Times New Roman" w:hAnsi="Times New Roman"/>
          <w:sz w:val="22"/>
          <w:szCs w:val="22"/>
          <w:lang w:val="en-US"/>
        </w:rPr>
        <w:instrText xml:space="preserve">of depersonalization symptoms over the 'last 6 months'. It has been tested on a sample of 35 patients with DSM-IV depersonalization disorder, 22 with anxiety disorders, and</w:instrText>
      </w:r>
      <w:r>
        <w:rPr>
          <w:rFonts w:ascii="Times New Roman" w:hAnsi="Times New Roman"/>
          <w:sz w:val="22"/>
          <w:szCs w:val="22"/>
          <w:lang w:val="en-US"/>
        </w:rPr>
        <w:instrText xml:space="preserve"> 20 with temporal lobe epilepsy. Scores were compared against clinical diagnoses (gold standard) and corre</w:instrText>
      </w:r>
      <w:r>
        <w:rPr>
          <w:rFonts w:ascii="Times New Roman" w:hAnsi="Times New Roman"/>
          <w:sz w:val="22"/>
          <w:szCs w:val="22"/>
          <w:lang w:val="en-US"/>
        </w:rPr>
        <w:instrText xml:space="preserve">lated with the deper</w:instrText>
      </w:r>
      <w:r>
        <w:rPr>
          <w:rFonts w:ascii="Times New Roman" w:hAnsi="Times New Roman"/>
          <w:sz w:val="22"/>
          <w:szCs w:val="22"/>
          <w:lang w:val="en-US"/>
        </w:rPr>
        <w:instrText xml:space="preserve">sonalization subscale of the Dissociation Experiences Scale (DES). The scale was able to differentiate pati</w:instrText>
      </w:r>
      <w:r>
        <w:rPr>
          <w:rFonts w:ascii="Times New Roman" w:hAnsi="Times New Roman"/>
          <w:sz w:val="22"/>
          <w:szCs w:val="22"/>
          <w:lang w:val="en-US"/>
        </w:rPr>
        <w:instrText xml:space="preserve">ents with </w:instrText>
      </w:r>
      <w:r>
        <w:rPr>
          <w:rFonts w:ascii="Times New Roman" w:hAnsi="Times New Roman"/>
          <w:sz w:val="22"/>
          <w:szCs w:val="22"/>
          <w:lang w:val="en-US"/>
        </w:rPr>
        <w:instrText xml:space="preserve">DSM-IV depersonalization disorde</w:instrText>
      </w:r>
      <w:r>
        <w:rPr>
          <w:rFonts w:ascii="Times New Roman" w:hAnsi="Times New Roman"/>
          <w:sz w:val="22"/>
          <w:szCs w:val="22"/>
          <w:lang w:val="en-US"/>
        </w:rPr>
        <w:instrText xml:space="preserve">r from the other groups, and showed specific correlations with th</w:instrText>
      </w:r>
      <w:r>
        <w:rPr>
          <w:rFonts w:ascii="Times New Roman" w:hAnsi="Times New Roman"/>
          <w:sz w:val="22"/>
          <w:szCs w:val="22"/>
          <w:lang w:val="en-US"/>
        </w:rPr>
        <w:instrText xml:space="preserve">e depersonalization subscale of the DES (r=0.80; P=0.0007). The scale also showed high internal consistency and good reliability (Cronbach alpha and split-half reliability </w:instrText>
      </w:r>
      <w:r>
        <w:rPr>
          <w:rFonts w:ascii="Times New Roman" w:hAnsi="Times New Roman"/>
          <w:sz w:val="22"/>
          <w:szCs w:val="22"/>
          <w:lang w:val="en-US"/>
        </w:rPr>
        <w:instrText xml:space="preserve">were 0.89 and 0.92, respectively). The instrument can, therefore, be considered as valid and reliable, and</w:instrText>
      </w:r>
      <w:r>
        <w:rPr>
          <w:rFonts w:ascii="Times New Roman" w:hAnsi="Times New Roman"/>
          <w:sz w:val="22"/>
          <w:szCs w:val="22"/>
          <w:lang w:val="en-US"/>
        </w:rPr>
        <w:instrText xml:space="preserve"> can be profitably u</w:instrText>
      </w:r>
      <w:r>
        <w:rPr>
          <w:rFonts w:ascii="Times New Roman" w:hAnsi="Times New Roman"/>
          <w:sz w:val="22"/>
          <w:szCs w:val="22"/>
          <w:lang w:val="en-US"/>
        </w:rPr>
        <w:instrText xml:space="preserve">sed in both clinical and neurobiological research.","container-title":"Psychiatry Res","ISSN":"0165-1781 (P</w:instrText>
      </w:r>
      <w:r>
        <w:rPr>
          <w:rFonts w:ascii="Times New Roman" w:hAnsi="Times New Roman"/>
          <w:sz w:val="22"/>
          <w:szCs w:val="22"/>
          <w:lang w:val="en-US"/>
        </w:rPr>
        <w:instrText xml:space="preserve">rint)","no</w:instrText>
      </w:r>
      <w:r>
        <w:rPr>
          <w:rFonts w:ascii="Times New Roman" w:hAnsi="Times New Roman"/>
          <w:sz w:val="22"/>
          <w:szCs w:val="22"/>
          <w:lang w:val="en-US"/>
        </w:rPr>
        <w:instrText xml:space="preserve">te":"2","page":"153-64","title":</w:instrText>
      </w:r>
      <w:r>
        <w:rPr>
          <w:rFonts w:ascii="Times New Roman" w:hAnsi="Times New Roman"/>
          <w:sz w:val="22"/>
          <w:szCs w:val="22"/>
          <w:lang w:val="en-US"/>
        </w:rPr>
        <w:instrText xml:space="preserve">"The Cambridge Depersonalization Scale: a new instrument for the </w:instrText>
      </w:r>
      <w:r>
        <w:rPr>
          <w:rFonts w:ascii="Times New Roman" w:hAnsi="Times New Roman"/>
          <w:sz w:val="22"/>
          <w:szCs w:val="22"/>
          <w:lang w:val="en-US"/>
        </w:rPr>
        <w:instrText xml:space="preserve">measurement of depersonalization","title-short":"The Cambridge Depersonalization Scale: a new instrument for the measurement of depersonalization","volume":"93","author":[{</w:instrText>
      </w:r>
      <w:r>
        <w:rPr>
          <w:rFonts w:ascii="Times New Roman" w:hAnsi="Times New Roman"/>
          <w:sz w:val="22"/>
          <w:szCs w:val="22"/>
          <w:lang w:val="en-US"/>
        </w:rPr>
        <w:instrText xml:space="preserve">"family":"Sierra","given":"M."},{"family":"Berrios","given":"G. E."}],"issued":{"date-parts":[["2000"]]}}}</w:instrText>
      </w:r>
      <w:r>
        <w:rPr>
          <w:rFonts w:ascii="Times New Roman" w:hAnsi="Times New Roman"/>
          <w:sz w:val="22"/>
          <w:szCs w:val="22"/>
          <w:lang w:val="en-US"/>
        </w:rPr>
        <w:instrText xml:space="preserve">],"schema":"https://</w:instrText>
      </w:r>
      <w:r>
        <w:rPr>
          <w:rFonts w:ascii="Times New Roman" w:hAnsi="Times New Roman"/>
          <w:sz w:val="22"/>
          <w:szCs w:val="22"/>
          <w:lang w:val="en-US"/>
        </w:rPr>
        <w:instrText xml:space="preserve">github.com/citation-style-language/schema/raw/master/csl-citation.json"} </w:instrText>
      </w:r>
      <w:r>
        <w:rPr>
          <w:rFonts w:ascii="Times New Roman" w:hAnsi="Times New Roman"/>
          <w:sz w:val="22"/>
          <w:szCs w:val="22"/>
          <w:lang w:val="en-US"/>
        </w:rPr>
        <w:fldChar w:fldCharType="separate"/>
      </w:r>
      <w:r>
        <w:rPr>
          <w:rFonts w:ascii="Times New Roman" w:hAnsi="Times New Roman"/>
          <w:sz w:val="22"/>
          <w:szCs w:val="22"/>
          <w:lang w:val="en-US"/>
        </w:rPr>
        <w:t xml:space="preserve">(Sierra and Berrios 2000)</w:t>
      </w:r>
      <w:r>
        <w:rPr>
          <w:rFonts w:ascii="Times New Roman" w:hAnsi="Times New Roman"/>
          <w:sz w:val="22"/>
          <w:szCs w:val="22"/>
          <w:lang w:val="en-US"/>
        </w:rPr>
        <w:fldChar w:fldCharType="end"/>
      </w:r>
      <w:r>
        <w:rPr>
          <w:rFonts w:ascii="Times New Roman" w:hAnsi="Times New Roman"/>
          <w:sz w:val="22"/>
          <w:szCs w:val="22"/>
          <w:lang w:val="en-US"/>
        </w:rPr>
        <w:t xml:space="preserve"> to che</w:t>
      </w:r>
      <w:r>
        <w:rPr>
          <w:rFonts w:ascii="Times New Roman" w:hAnsi="Times New Roman"/>
          <w:sz w:val="22"/>
          <w:szCs w:val="22"/>
          <w:lang w:val="en-US"/>
        </w:rPr>
        <w:t xml:space="preserve">ck for con</w:t>
      </w:r>
      <w:r>
        <w:rPr>
          <w:rFonts w:ascii="Times New Roman" w:hAnsi="Times New Roman"/>
          <w:sz w:val="22"/>
          <w:szCs w:val="22"/>
          <w:lang w:val="en-US"/>
        </w:rPr>
        <w:t xml:space="preserve">gruency. The questionnaire was c</w:t>
      </w:r>
      <w:r>
        <w:rPr>
          <w:rFonts w:ascii="Times New Roman" w:hAnsi="Times New Roman"/>
          <w:sz w:val="22"/>
          <w:szCs w:val="22"/>
          <w:lang w:val="en-US"/>
        </w:rPr>
        <w:t xml:space="preserve">orrected accordingly to obtain the final questionnaire reproduced</w:t>
      </w:r>
      <w:r>
        <w:rPr>
          <w:rFonts w:ascii="Times New Roman" w:hAnsi="Times New Roman"/>
          <w:sz w:val="22"/>
          <w:szCs w:val="22"/>
          <w:lang w:val="en-US"/>
        </w:rPr>
        <w:t xml:space="preserve"> in </w:t>
      </w:r>
      <w:r>
        <w:rPr>
          <w:rFonts w:ascii="Times New Roman" w:hAnsi="Times New Roman"/>
          <w:b/>
          <w:bCs/>
          <w:sz w:val="22"/>
          <w:szCs w:val="22"/>
          <w:lang w:val="en-US"/>
        </w:rPr>
        <w:t xml:space="preserve">Supplementary </w:t>
      </w:r>
      <w:r>
        <w:rPr>
          <w:rFonts w:ascii="Times New Roman" w:hAnsi="Times New Roman"/>
          <w:b/>
          <w:bCs/>
          <w:sz w:val="22"/>
          <w:szCs w:val="22"/>
          <w:lang w:val="en-US"/>
        </w:rPr>
        <w:t xml:space="preserve">Table 1</w:t>
      </w:r>
      <w:r>
        <w:rPr>
          <w:rFonts w:ascii="Times New Roman" w:hAnsi="Times New Roman"/>
          <w:sz w:val="22"/>
          <w:szCs w:val="22"/>
          <w:lang w:val="en-US"/>
        </w:rPr>
        <w:t xml:space="preserve">.</w:t>
      </w:r>
      <w:r>
        <w:rPr>
          <w:rFonts w:ascii="Times New Roman" w:hAnsi="Times New Roman"/>
          <w:sz w:val="22"/>
          <w:szCs w:val="22"/>
          <w:lang w:val="en-US"/>
        </w:rPr>
      </w:r>
      <w:r>
        <w:rPr>
          <w:rFonts w:ascii="Times New Roman" w:hAnsi="Times New Roman"/>
          <w:sz w:val="22"/>
          <w:szCs w:val="22"/>
          <w:lang w:val="en-US"/>
        </w:rPr>
      </w:r>
    </w:p>
    <w:p>
      <w:pPr>
        <w:pStyle w:val="965"/>
        <w:pBdr/>
        <w:spacing/>
        <w:ind w:left="0"/>
        <w:jc w:val="both"/>
        <w:rPr>
          <w:rFonts w:ascii="Times New Roman" w:hAnsi="Times New Roman"/>
          <w:iCs/>
          <w:sz w:val="22"/>
          <w:szCs w:val="22"/>
          <w:lang w:val="en-US"/>
        </w:rPr>
      </w:pPr>
      <w:r>
        <w:rPr>
          <w:rFonts w:ascii="Times New Roman" w:hAnsi="Times New Roman"/>
          <w:sz w:val="22"/>
          <w:szCs w:val="22"/>
          <w:lang w:val="en-US"/>
        </w:rPr>
        <w:t xml:space="preserve">Comparison of the original items in English and the French translation is provided in </w:t>
      </w:r>
      <w:r>
        <w:rPr>
          <w:rFonts w:ascii="Times New Roman" w:hAnsi="Times New Roman"/>
          <w:b/>
          <w:bCs/>
          <w:sz w:val="22"/>
          <w:szCs w:val="22"/>
          <w:lang w:val="en-US"/>
        </w:rPr>
        <w:t xml:space="preserve">Supplementary </w:t>
      </w:r>
      <w:r>
        <w:rPr>
          <w:rFonts w:ascii="Times New Roman" w:hAnsi="Times New Roman"/>
          <w:b/>
          <w:bCs/>
          <w:sz w:val="22"/>
          <w:szCs w:val="22"/>
          <w:lang w:val="en-US"/>
        </w:rPr>
        <w:t xml:space="preserve">Table </w:t>
      </w:r>
      <w:r>
        <w:rPr>
          <w:rFonts w:ascii="Times New Roman" w:hAnsi="Times New Roman"/>
          <w:b/>
          <w:bCs/>
          <w:sz w:val="22"/>
          <w:szCs w:val="22"/>
          <w:lang w:val="en-US"/>
        </w:rPr>
        <w:t xml:space="preserve">2</w:t>
      </w:r>
      <w:r>
        <w:rPr>
          <w:rFonts w:ascii="Times New Roman" w:hAnsi="Times New Roman"/>
          <w:b/>
          <w:bCs/>
          <w:sz w:val="22"/>
          <w:szCs w:val="22"/>
          <w:lang w:val="en-US"/>
        </w:rPr>
        <w:t xml:space="preserve">,</w:t>
      </w:r>
      <w:r>
        <w:rPr>
          <w:rFonts w:ascii="Times New Roman" w:hAnsi="Times New Roman"/>
          <w:sz w:val="22"/>
          <w:szCs w:val="22"/>
          <w:lang w:val="en-US"/>
        </w:rPr>
        <w:t xml:space="preserve"> together with intermediate steps of </w:t>
      </w:r>
      <w:r>
        <w:rPr>
          <w:rFonts w:ascii="Times New Roman" w:hAnsi="Times New Roman"/>
          <w:sz w:val="22"/>
          <w:szCs w:val="22"/>
          <w:lang w:val="en-US"/>
        </w:rPr>
        <w:t xml:space="preserve">translation.</w:t>
      </w:r>
      <w:r>
        <w:rPr>
          <w:rFonts w:ascii="Times New Roman" w:hAnsi="Times New Roman"/>
          <w:iCs/>
          <w:sz w:val="22"/>
          <w:szCs w:val="22"/>
          <w:lang w:val="en-US"/>
        </w:rPr>
      </w:r>
      <w:r>
        <w:rPr>
          <w:rFonts w:ascii="Times New Roman" w:hAnsi="Times New Roman"/>
          <w:iCs/>
          <w:sz w:val="22"/>
          <w:szCs w:val="22"/>
          <w:lang w:val="en-US"/>
        </w:rPr>
      </w:r>
    </w:p>
    <w:p>
      <w:pPr>
        <w:pStyle w:val="949"/>
        <w:pBdr/>
        <w:spacing w:after="0" w:line="240" w:lineRule="auto"/>
        <w:ind/>
        <w:jc w:val="both"/>
        <w:rPr>
          <w:rFonts w:ascii="Times New Roman" w:hAnsi="Times New Roman"/>
          <w:b/>
          <w:color w:val="000000"/>
          <w:lang w:val="en-GB"/>
        </w:rPr>
      </w:pPr>
      <w:r>
        <w:rPr>
          <w:rFonts w:ascii="Times New Roman" w:hAnsi="Times New Roman"/>
          <w:b/>
          <w:color w:val="000000"/>
          <w:lang w:val="en-GB"/>
        </w:rPr>
      </w:r>
      <w:r>
        <w:rPr>
          <w:rFonts w:ascii="Times New Roman" w:hAnsi="Times New Roman"/>
          <w:b/>
          <w:color w:val="000000"/>
          <w:lang w:val="en-GB"/>
        </w:rPr>
      </w:r>
      <w:r>
        <w:rPr>
          <w:rFonts w:ascii="Times New Roman" w:hAnsi="Times New Roman"/>
          <w:b/>
          <w:color w:val="000000"/>
          <w:lang w:val="en-GB"/>
        </w:rPr>
      </w:r>
    </w:p>
    <w:p>
      <w:pPr>
        <w:pStyle w:val="949"/>
        <w:pBdr/>
        <w:spacing w:after="0" w:line="240" w:lineRule="auto"/>
        <w:ind/>
        <w:jc w:val="both"/>
        <w:rPr>
          <w:rFonts w:ascii="Times New Roman" w:hAnsi="Times New Roman"/>
          <w:b/>
          <w:color w:val="000000"/>
          <w:lang w:val="en-GB"/>
        </w:rPr>
      </w:pPr>
      <w:r>
        <w:rPr>
          <w:rFonts w:ascii="Times New Roman" w:hAnsi="Times New Roman"/>
          <w:b/>
          <w:color w:val="000000"/>
          <w:lang w:val="en-GB"/>
        </w:rPr>
        <w:t xml:space="preserve">Participants</w:t>
      </w:r>
      <w:r>
        <w:rPr>
          <w:rFonts w:ascii="Times New Roman" w:hAnsi="Times New Roman"/>
          <w:b/>
          <w:color w:val="000000"/>
          <w:lang w:val="en-GB"/>
        </w:rPr>
      </w:r>
      <w:r>
        <w:rPr>
          <w:rFonts w:ascii="Times New Roman" w:hAnsi="Times New Roman"/>
          <w:b/>
          <w:color w:val="000000"/>
          <w:lang w:val="en-GB"/>
        </w:rPr>
      </w:r>
    </w:p>
    <w:p>
      <w:pPr>
        <w:pStyle w:val="949"/>
        <w:pBdr/>
        <w:spacing w:after="0" w:line="240" w:lineRule="auto"/>
        <w:ind/>
        <w:jc w:val="both"/>
        <w:rPr>
          <w:rFonts w:ascii="Times New Roman" w:hAnsi="Times New Roman"/>
          <w:lang w:val="en-US"/>
        </w:rPr>
      </w:pPr>
      <w:r>
        <w:rPr>
          <w:rFonts w:ascii="Times New Roman" w:hAnsi="Times New Roman"/>
          <w:color w:val="000000"/>
          <w:lang w:val="en-GB"/>
        </w:rPr>
        <w:t xml:space="preserve">To investigate the association between vertigo/dizziness and the sense of self, we used data</w:t>
      </w:r>
      <w:r>
        <w:rPr>
          <w:rFonts w:ascii="Times New Roman" w:hAnsi="Times New Roman"/>
          <w:color w:val="000000"/>
          <w:lang w:val="en-GB"/>
        </w:rPr>
        <w:t xml:space="preserve"> collec</w:t>
      </w:r>
      <w:r>
        <w:rPr>
          <w:rFonts w:ascii="Times New Roman" w:hAnsi="Times New Roman"/>
          <w:color w:val="000000"/>
          <w:lang w:val="en-GB"/>
        </w:rPr>
        <w:t xml:space="preserve">ted from </w:t>
      </w:r>
      <w:del w:id="73" w:author="Christophe Lopez" w:date="2026-10-07T11:06:29Z">
        <w:r>
          <w:rPr>
            <w:rFonts w:ascii="Times New Roman" w:hAnsi="Times New Roman"/>
            <w:color w:val="000000"/>
            <w:lang w:val="en-GB"/>
          </w:rPr>
          <w:delText xml:space="preserve">two </w:delText>
        </w:r>
      </w:del>
      <w:ins w:id="74" w:author="Christophe Lopez" w:date="2026-10-07T11:06:29Z">
        <w:r>
          <w:rPr>
            <w:rFonts w:ascii="Times New Roman" w:hAnsi="Times New Roman"/>
            <w:color w:val="000000"/>
            <w:lang w:val="en-GB"/>
          </w:rPr>
          <w:t xml:space="preserve">th</w:t>
        </w:r>
      </w:ins>
      <w:ins w:id="75" w:author="Christophe Lopez" w:date="2026-10-07T11:06:29Z">
        <w:r>
          <w:rPr>
            <w:rFonts w:ascii="Times New Roman" w:hAnsi="Times New Roman"/>
            <w:color w:val="000000"/>
            <w:lang w:val="en-GB"/>
          </w:rPr>
          <w:t xml:space="preserve">ree</w:t>
        </w:r>
      </w:ins>
      <w:ins w:id="76" w:author="Christophe Lopez" w:date="2026-10-07T11:06:29Z">
        <w:r>
          <w:rPr>
            <w:rFonts w:ascii="Times New Roman" w:hAnsi="Times New Roman"/>
            <w:color w:val="000000"/>
            <w:lang w:val="en-GB"/>
          </w:rPr>
          <w:t xml:space="preserve"> </w:t>
        </w:r>
      </w:ins>
      <w:r>
        <w:rPr>
          <w:rFonts w:ascii="Times New Roman" w:hAnsi="Times New Roman"/>
          <w:lang w:val="en-US"/>
        </w:rPr>
        <w:t xml:space="preserve">prospective, observational, cross-sectional stud</w:t>
      </w:r>
      <w:r>
        <w:rPr>
          <w:rFonts w:ascii="Times New Roman" w:hAnsi="Times New Roman"/>
          <w:lang w:val="en-US"/>
        </w:rPr>
        <w:t xml:space="preserve">ies</w:t>
      </w:r>
      <w:ins w:id="77" w:author="Christophe Lopez" w:date="2026-10-07T11:06:29Z">
        <w:r>
          <w:rPr>
            <w:rFonts w:ascii="Times New Roman" w:hAnsi="Times New Roman"/>
            <w:lang w:val="en-US"/>
          </w:rPr>
          <w:t xml:space="preserve">:</w:t>
        </w:r>
      </w:ins>
      <w:del w:id="78" w:author="Christophe Lopez" w:date="2026-10-07T11:06:29Z">
        <w:r>
          <w:rPr>
            <w:rFonts w:ascii="Times New Roman" w:hAnsi="Times New Roman"/>
            <w:lang w:val="en-US"/>
          </w:rPr>
          <w:delText xml:space="preserve">,</w:delText>
        </w:r>
      </w:del>
      <w:r>
        <w:rPr>
          <w:rFonts w:ascii="Times New Roman" w:hAnsi="Times New Roman"/>
          <w:lang w:val="en-US"/>
        </w:rPr>
        <w:t xml:space="preserve"> </w:t>
      </w:r>
      <w:r>
        <w:rPr>
          <w:rFonts w:ascii="Times New Roman" w:hAnsi="Times New Roman"/>
          <w:color w:val="000000"/>
          <w:lang w:val="en-GB"/>
        </w:rPr>
        <w:t xml:space="preserve">the ImVesPerSE study</w:t>
      </w:r>
      <w:r>
        <w:rPr>
          <w:rFonts w:ascii="Times New Roman" w:hAnsi="Times New Roman"/>
          <w:color w:val="000000"/>
          <w:lang w:val="en-GB"/>
        </w:rPr>
        <w:t xml:space="preserve"> (</w:t>
      </w:r>
      <w:r>
        <w:rPr>
          <w:rFonts w:ascii="Times New Roman" w:hAnsi="Times New Roman"/>
          <w:color w:val="000000"/>
          <w:lang w:val="en-GB"/>
        </w:rPr>
        <w:t xml:space="preserve">conducted from </w:t>
      </w:r>
      <w:r>
        <w:rPr>
          <w:rFonts w:ascii="Times New Roman" w:hAnsi="Times New Roman"/>
          <w:color w:val="000000"/>
          <w:lang w:val="en-GB"/>
        </w:rPr>
        <w:t xml:space="preserve">Octo</w:t>
      </w:r>
      <w:r>
        <w:rPr>
          <w:rFonts w:ascii="Times New Roman" w:hAnsi="Times New Roman"/>
          <w:color w:val="000000"/>
          <w:lang w:val="en-GB"/>
        </w:rPr>
        <w:t xml:space="preserve">ber 2016 </w:t>
      </w:r>
      <w:r>
        <w:rPr>
          <w:rFonts w:ascii="Times New Roman" w:hAnsi="Times New Roman"/>
          <w:color w:val="000000"/>
          <w:lang w:val="en-GB"/>
        </w:rPr>
        <w:t xml:space="preserve">to</w:t>
      </w:r>
      <w:r>
        <w:rPr>
          <w:rFonts w:ascii="Times New Roman" w:hAnsi="Times New Roman"/>
          <w:color w:val="000000"/>
          <w:lang w:val="en-GB"/>
        </w:rPr>
        <w:t xml:space="preserve"> December 2018</w:t>
      </w:r>
      <w:r>
        <w:rPr>
          <w:rFonts w:ascii="Times New Roman" w:hAnsi="Times New Roman"/>
          <w:color w:val="000000"/>
          <w:lang w:val="en-GB"/>
        </w:rPr>
        <w:t xml:space="preserve">)</w:t>
      </w:r>
      <w:ins w:id="79" w:author="Christophe Lopez" w:date="2026-10-07T11:06:29Z">
        <w:r>
          <w:rPr>
            <w:rFonts w:ascii="Times New Roman" w:hAnsi="Times New Roman"/>
            <w:color w:val="000000"/>
            <w:lang w:val="en-GB"/>
          </w:rPr>
          <w:t xml:space="preserve">, </w:t>
        </w:r>
      </w:ins>
      <w:del w:id="80" w:author="Christophe Lopez" w:date="2026-10-07T11:06:29Z">
        <w:r>
          <w:rPr>
            <w:rFonts w:ascii="Times New Roman" w:hAnsi="Times New Roman"/>
            <w:color w:val="000000"/>
            <w:lang w:val="en-GB"/>
          </w:rPr>
          <w:delText xml:space="preserve"> </w:delText>
        </w:r>
      </w:del>
      <w:del w:id="81" w:author="Christophe Lopez" w:date="2026-10-07T11:06:29Z">
        <w:r>
          <w:rPr>
            <w:rFonts w:ascii="Times New Roman" w:hAnsi="Times New Roman"/>
            <w:color w:val="000000"/>
            <w:lang w:val="en-GB"/>
          </w:rPr>
          <w:delText xml:space="preserve">and </w:delText>
        </w:r>
      </w:del>
      <w:r>
        <w:rPr>
          <w:rFonts w:ascii="Times New Roman" w:hAnsi="Times New Roman"/>
          <w:color w:val="000000"/>
          <w:lang w:val="en-GB"/>
        </w:rPr>
        <w:t xml:space="preserve">the </w:t>
      </w:r>
      <w:del w:id="82" w:author="Christophe Lopez" w:date="2026-10-07T11:06:29Z">
        <w:r>
          <w:rPr>
            <w:rFonts w:ascii="Times New Roman" w:hAnsi="Times New Roman"/>
            <w:color w:val="000000"/>
            <w:lang w:val="en-GB"/>
          </w:rPr>
          <w:delText xml:space="preserve">subsequent</w:delText>
        </w:r>
      </w:del>
      <w:del w:id="83" w:author="Christophe Lopez" w:date="2026-10-07T11:06:29Z">
        <w:r>
          <w:rPr>
            <w:rFonts w:ascii="Times New Roman" w:hAnsi="Times New Roman"/>
            <w:color w:val="000000"/>
            <w:lang w:val="en-GB"/>
          </w:rPr>
          <w:delText xml:space="preserve"> </w:delText>
        </w:r>
      </w:del>
      <w:r>
        <w:rPr>
          <w:rFonts w:ascii="Times New Roman" w:hAnsi="Times New Roman"/>
          <w:color w:val="000000"/>
          <w:lang w:val="en-GB"/>
        </w:rPr>
        <w:t xml:space="preserve">PERSOCOR </w:t>
      </w:r>
      <w:ins w:id="84" w:author="Christophe Lopez" w:date="2026-10-07T11:06:29Z">
        <w:r>
          <w:rPr>
            <w:rFonts w:ascii="Times New Roman" w:hAnsi="Times New Roman"/>
            <w:color w:val="000000"/>
            <w:lang w:val="en-GB"/>
          </w:rPr>
          <w:t xml:space="preserve">study </w:t>
        </w:r>
      </w:ins>
      <w:del w:id="85" w:author="Christophe Lopez" w:date="2026-10-07T11:06:29Z">
        <w:r>
          <w:rPr>
            <w:rFonts w:ascii="Times New Roman" w:hAnsi="Times New Roman"/>
            <w:color w:val="000000"/>
            <w:lang w:val="en-GB"/>
          </w:rPr>
          <w:delText xml:space="preserve">study </w:delText>
        </w:r>
      </w:del>
      <w:r>
        <w:rPr>
          <w:rFonts w:ascii="Times New Roman" w:hAnsi="Times New Roman"/>
          <w:color w:val="000000"/>
          <w:lang w:val="en-GB"/>
          <w:rPrChange w:id="86" w:author="Christophe Lopez" w:date="2026-10-07T11:06:29Z">
            <w:rPr>
              <w:rFonts w:ascii="Times New Roman" w:hAnsi="Times New Roman"/>
              <w:color w:val="000000"/>
              <w:lang w:val="en-GB"/>
            </w:rPr>
          </w:rPrChange>
        </w:rPr>
        <w:t xml:space="preserve">(</w:t>
      </w:r>
      <w:r>
        <w:rPr>
          <w:rFonts w:ascii="Times New Roman" w:hAnsi="Times New Roman"/>
          <w:color w:val="000000"/>
          <w:lang w:val="en-GB"/>
          <w:rPrChange w:id="87" w:author="Christophe Lopez" w:date="2026-10-07T11:06:29Z">
            <w:rPr>
              <w:rFonts w:ascii="Times New Roman" w:hAnsi="Times New Roman"/>
              <w:color w:val="000000"/>
              <w:lang w:val="en-GB"/>
            </w:rPr>
          </w:rPrChange>
        </w:rPr>
        <w:t xml:space="preserve">conducted </w:t>
      </w:r>
      <w:ins w:id="88" w:author="Christophe Lopez" w:date="2026-10-07T11:06:29Z">
        <w:r>
          <w:rPr>
            <w:rFonts w:ascii="Times New Roman" w:hAnsi="Times New Roman"/>
            <w:color w:val="000000"/>
            <w:lang w:val="en-GB"/>
          </w:rPr>
          <w:t xml:space="preserve">from </w:t>
        </w:r>
      </w:ins>
      <w:ins w:id="89" w:author="Christophe Lopez" w:date="2026-10-07T11:06:29Z">
        <w:r>
          <w:rPr>
            <w:rFonts w:ascii="Times New Roman" w:hAnsi="Times New Roman"/>
            <w:color w:val="000000"/>
            <w:lang w:val="en-US"/>
          </w:rPr>
          <w:t xml:space="preserve">March 2022</w:t>
        </w:r>
      </w:ins>
      <w:ins w:id="90" w:author="Christophe Lopez" w:date="2026-10-07T11:06:29Z">
        <w:r>
          <w:rPr>
            <w:rFonts w:ascii="Times New Roman" w:hAnsi="Times New Roman"/>
            <w:color w:val="000000"/>
            <w:lang w:val="en-US"/>
          </w:rPr>
          <w:t xml:space="preserve"> </w:t>
        </w:r>
      </w:ins>
      <w:ins w:id="91" w:author="Christophe Lopez" w:date="2026-10-07T11:06:29Z">
        <w:r>
          <w:rPr>
            <w:rFonts w:ascii="Times New Roman" w:hAnsi="Times New Roman"/>
            <w:color w:val="000000"/>
            <w:lang w:val="en-US"/>
          </w:rPr>
          <w:t xml:space="preserve">to</w:t>
        </w:r>
      </w:ins>
      <w:ins w:id="92" w:author="Christophe Lopez" w:date="2026-10-07T11:06:29Z">
        <w:r>
          <w:rPr>
            <w:rFonts w:ascii="Times New Roman" w:hAnsi="Times New Roman"/>
            <w:color w:val="000000"/>
            <w:lang w:val="en-US"/>
          </w:rPr>
          <w:t xml:space="preserve"> </w:t>
        </w:r>
      </w:ins>
      <w:ins w:id="93" w:author="Christophe Lopez" w:date="2026-10-07T11:06:29Z">
        <w:r>
          <w:rPr>
            <w:rFonts w:ascii="Times New Roman" w:hAnsi="Times New Roman"/>
            <w:color w:val="000000"/>
            <w:lang w:val="en-US"/>
          </w:rPr>
          <w:t xml:space="preserve">October 2024</w:t>
        </w:r>
      </w:ins>
      <w:ins w:id="94" w:author="Christophe Lopez" w:date="2026-10-07T11:06:29Z">
        <w:r>
          <w:rPr>
            <w:rFonts w:ascii="Times New Roman" w:hAnsi="Times New Roman"/>
            <w:color w:val="000000"/>
            <w:lang w:val="en-US"/>
          </w:rPr>
          <w:t xml:space="preserve">)</w:t>
        </w:r>
      </w:ins>
      <w:ins w:id="95" w:author="Christophe Lopez" w:date="2026-10-07T11:06:29Z">
        <w:r>
          <w:rPr>
            <w:rFonts w:ascii="Times New Roman" w:hAnsi="Times New Roman"/>
            <w:color w:val="000000"/>
            <w:lang w:val="en-US"/>
          </w:rPr>
          <w:t xml:space="preserve">,</w:t>
        </w:r>
      </w:ins>
      <w:ins w:id="96" w:author="Christophe Lopez" w:date="2026-10-07T11:06:29Z">
        <w:r>
          <w:rPr>
            <w:rFonts w:ascii="Times New Roman" w:hAnsi="Times New Roman"/>
            <w:color w:val="000000"/>
            <w:lang w:val="en-US"/>
          </w:rPr>
          <w:t xml:space="preserve"> </w:t>
        </w:r>
      </w:ins>
      <w:ins w:id="97" w:author="Christophe Lopez" w:date="2026-10-07T11:06:29Z">
        <w:r>
          <w:rPr>
            <w:rFonts w:ascii="Times New Roman" w:hAnsi="Times New Roman"/>
            <w:color w:val="000000"/>
            <w:lang w:val="en-US"/>
          </w:rPr>
          <w:t xml:space="preserve">and </w:t>
        </w:r>
      </w:ins>
      <w:ins w:id="98" w:author="Christophe Lopez" w:date="2026-10-07T11:06:29Z">
        <w:r>
          <w:rPr>
            <w:rFonts w:ascii="Times New Roman" w:hAnsi="Times New Roman"/>
            <w:color w:val="000000"/>
            <w:lang w:val="en-US"/>
          </w:rPr>
          <w:t xml:space="preserve">the </w:t>
        </w:r>
      </w:ins>
      <w:ins w:id="99" w:author="Christophe Lopez" w:date="2026-10-07T11:06:29Z">
        <w:r>
          <w:rPr>
            <w:rFonts w:ascii="Times New Roman" w:hAnsi="Times New Roman"/>
            <w:color w:val="000000"/>
            <w:lang w:val="en-US"/>
          </w:rPr>
          <w:t xml:space="preserve">VEST</w:t>
        </w:r>
      </w:ins>
      <w:ins w:id="100" w:author="Christophe Lopez" w:date="2026-10-07T11:06:29Z">
        <w:r>
          <w:rPr>
            <w:rFonts w:ascii="Times New Roman" w:hAnsi="Times New Roman"/>
            <w:color w:val="000000"/>
            <w:lang w:val="en-US"/>
          </w:rPr>
          <w:t xml:space="preserve">I</w:t>
        </w:r>
      </w:ins>
      <w:ins w:id="101" w:author="Christophe Lopez" w:date="2026-10-07T11:06:29Z">
        <w:r>
          <w:rPr>
            <w:rFonts w:ascii="Times New Roman" w:hAnsi="Times New Roman"/>
            <w:color w:val="000000"/>
            <w:lang w:val="en-US"/>
          </w:rPr>
          <w:t xml:space="preserve">COR </w:t>
        </w:r>
      </w:ins>
      <w:ins w:id="102" w:author="Christophe Lopez" w:date="2026-10-07T11:06:29Z">
        <w:r>
          <w:rPr>
            <w:rFonts w:ascii="Times New Roman" w:hAnsi="Times New Roman"/>
            <w:color w:val="000000"/>
            <w:lang w:val="en-US"/>
          </w:rPr>
          <w:t xml:space="preserve">study </w:t>
        </w:r>
      </w:ins>
      <w:ins w:id="103" w:author="Christophe Lopez" w:date="2026-10-07T11:06:29Z">
        <w:r>
          <w:rPr>
            <w:rFonts w:ascii="Times New Roman" w:hAnsi="Times New Roman"/>
            <w:color w:val="000000"/>
            <w:highlight w:val="yellow"/>
            <w:lang w:val="en-US"/>
          </w:rPr>
          <w:t xml:space="preserve">(</w:t>
        </w:r>
      </w:ins>
      <w:ins w:id="104" w:author="Christophe Lopez" w:date="2026-10-07T11:06:29Z">
        <w:r>
          <w:rPr>
            <w:rFonts w:ascii="Times New Roman" w:hAnsi="Times New Roman"/>
            <w:color w:val="000000"/>
            <w:highlight w:val="yellow"/>
            <w:lang w:val="en-US"/>
          </w:rPr>
          <w:t xml:space="preserve">conducted from xx to xx),</w:t>
        </w:r>
      </w:ins>
      <w:ins w:id="105" w:author="Christophe Lopez" w:date="2026-10-07T11:06:29Z">
        <w:r>
          <w:rPr>
            <w:rFonts w:ascii="Times New Roman" w:hAnsi="Times New Roman"/>
            <w:color w:val="000000"/>
            <w:lang w:val="en-US"/>
          </w:rPr>
          <w:t xml:space="preserve"> </w:t>
        </w:r>
      </w:ins>
      <w:r>
        <w:rPr>
          <w:rFonts w:ascii="Times New Roman" w:hAnsi="Times New Roman"/>
          <w:color w:val="000000"/>
          <w:lang w:val="en-GB"/>
          <w:rPrChange w:id="106" w:author="Christophe Lopez" w:date="2026-10-07T11:06:29Z">
            <w:rPr>
              <w:rFonts w:ascii="Times New Roman" w:hAnsi="Times New Roman"/>
              <w:color w:val="000000"/>
              <w:lang w:val="en-GB"/>
            </w:rPr>
          </w:rPrChange>
        </w:rPr>
        <w:t xml:space="preserve">which</w:t>
      </w:r>
      <w:r>
        <w:rPr>
          <w:rFonts w:ascii="Times New Roman" w:hAnsi="Times New Roman"/>
          <w:color w:val="000000"/>
          <w:lang w:val="en-GB"/>
        </w:rPr>
        <w:t xml:space="preserve"> </w:t>
      </w:r>
      <w:del w:id="107" w:author="Christophe Lopez" w:date="2026-10-07T11:06:29Z">
        <w:r>
          <w:rPr>
            <w:rFonts w:ascii="Times New Roman" w:hAnsi="Times New Roman"/>
            <w:color w:val="000000"/>
            <w:lang w:val="en-GB"/>
          </w:rPr>
          <w:delText xml:space="preserve">both</w:delText>
        </w:r>
      </w:del>
      <w:del w:id="108" w:author="Christophe Lopez" w:date="2026-10-07T11:06:29Z">
        <w:r>
          <w:rPr>
            <w:rFonts w:ascii="Times New Roman" w:hAnsi="Times New Roman"/>
            <w:color w:val="000000"/>
            <w:lang w:val="en-GB"/>
          </w:rPr>
          <w:delText xml:space="preserve"> </w:delText>
        </w:r>
      </w:del>
      <w:r>
        <w:rPr>
          <w:rFonts w:ascii="Times New Roman" w:hAnsi="Times New Roman"/>
          <w:color w:val="000000"/>
          <w:lang w:val="en-GB"/>
        </w:rPr>
        <w:t xml:space="preserve">aimed to co</w:t>
      </w:r>
      <w:r>
        <w:rPr>
          <w:rFonts w:ascii="Times New Roman" w:hAnsi="Times New Roman"/>
          <w:color w:val="000000"/>
          <w:lang w:val="en-GB"/>
        </w:rPr>
        <w:t xml:space="preserve">mpare the</w:t>
      </w:r>
      <w:r>
        <w:rPr>
          <w:rFonts w:ascii="Times New Roman" w:hAnsi="Times New Roman"/>
          <w:color w:val="000000"/>
          <w:lang w:val="en-GB"/>
        </w:rPr>
        <w:t xml:space="preserve"> sense of self in </w:t>
      </w:r>
      <w:r>
        <w:rPr>
          <w:rFonts w:ascii="Times New Roman" w:hAnsi="Times New Roman"/>
          <w:color w:val="000000"/>
          <w:lang w:val="en-GB"/>
        </w:rPr>
        <w:t xml:space="preserve">a</w:t>
      </w:r>
      <w:r>
        <w:rPr>
          <w:rFonts w:ascii="Times New Roman" w:hAnsi="Times New Roman"/>
          <w:color w:val="000000"/>
          <w:lang w:val="en-GB"/>
        </w:rPr>
        <w:t xml:space="preserve"> population </w:t>
      </w:r>
      <w:r>
        <w:rPr>
          <w:rFonts w:ascii="Times New Roman" w:hAnsi="Times New Roman"/>
          <w:color w:val="000000"/>
          <w:lang w:val="en-GB"/>
        </w:rPr>
        <w:t xml:space="preserve">devoid of known otoneurological and p</w:t>
      </w:r>
      <w:r>
        <w:rPr>
          <w:rFonts w:ascii="Times New Roman" w:hAnsi="Times New Roman"/>
          <w:color w:val="000000"/>
          <w:lang w:val="en-GB"/>
        </w:rPr>
        <w:t xml:space="preserve">s</w:t>
      </w:r>
      <w:r>
        <w:rPr>
          <w:rFonts w:ascii="Times New Roman" w:hAnsi="Times New Roman"/>
          <w:color w:val="000000"/>
          <w:lang w:val="en-GB"/>
        </w:rPr>
        <w:t xml:space="preserve">ychiatric d</w:t>
      </w:r>
      <w:r>
        <w:rPr>
          <w:rFonts w:ascii="Times New Roman" w:hAnsi="Times New Roman"/>
          <w:color w:val="000000"/>
          <w:lang w:val="en-GB"/>
        </w:rPr>
        <w:t xml:space="preserve">isor</w:t>
      </w:r>
      <w:r>
        <w:rPr>
          <w:rFonts w:ascii="Times New Roman" w:hAnsi="Times New Roman"/>
          <w:color w:val="000000"/>
          <w:lang w:val="en-GB"/>
        </w:rPr>
        <w:t xml:space="preserve">ders </w:t>
      </w:r>
      <w:r>
        <w:rPr>
          <w:rFonts w:ascii="Times New Roman" w:hAnsi="Times New Roman"/>
          <w:color w:val="000000"/>
          <w:lang w:val="en-GB"/>
        </w:rPr>
        <w:t xml:space="preserve">and </w:t>
      </w:r>
      <w:r>
        <w:rPr>
          <w:rFonts w:ascii="Times New Roman" w:hAnsi="Times New Roman"/>
          <w:color w:val="000000"/>
          <w:lang w:val="en-GB"/>
        </w:rPr>
        <w:t xml:space="preserve">in </w:t>
      </w:r>
      <w:del w:id="109" w:author="Christophe Lopez" w:date="2026-10-07T11:06:29Z">
        <w:r>
          <w:rPr>
            <w:rFonts w:ascii="Times New Roman" w:hAnsi="Times New Roman"/>
            <w:color w:val="000000"/>
            <w:lang w:val="en-GB"/>
          </w:rPr>
          <w:delText xml:space="preserve">patients </w:delText>
        </w:r>
      </w:del>
      <w:ins w:id="110" w:author="Christophe Lopez" w:date="2026-10-07T11:06:29Z">
        <w:r>
          <w:rPr>
            <w:rFonts w:ascii="Times New Roman" w:hAnsi="Times New Roman"/>
            <w:color w:val="000000"/>
            <w:lang w:val="en-GB"/>
          </w:rPr>
          <w:t xml:space="preserve">a population</w:t>
        </w:r>
      </w:ins>
      <w:ins w:id="111" w:author="Christophe Lopez" w:date="2026-10-07T11:06:29Z">
        <w:r>
          <w:rPr>
            <w:rFonts w:ascii="Times New Roman" w:hAnsi="Times New Roman"/>
            <w:color w:val="000000"/>
            <w:lang w:val="en-GB"/>
          </w:rPr>
          <w:t xml:space="preserve"> </w:t>
        </w:r>
      </w:ins>
      <w:r>
        <w:rPr>
          <w:rFonts w:ascii="Times New Roman" w:hAnsi="Times New Roman"/>
          <w:color w:val="000000"/>
          <w:lang w:val="en-GB"/>
        </w:rPr>
        <w:t xml:space="preserve">with </w:t>
      </w:r>
      <w:del w:id="112" w:author="Christophe Lopez" w:date="2026-10-07T11:06:29Z">
        <w:r>
          <w:rPr>
            <w:rFonts w:ascii="Times New Roman" w:hAnsi="Times New Roman"/>
            <w:color w:val="000000"/>
            <w:lang w:val="en-GB"/>
          </w:rPr>
          <w:delText xml:space="preserve">otoneurological </w:delText>
        </w:r>
      </w:del>
      <w:del w:id="113" w:author="Christophe Lopez" w:date="2026-10-07T11:06:29Z">
        <w:r>
          <w:rPr>
            <w:rFonts w:ascii="Times New Roman" w:hAnsi="Times New Roman"/>
            <w:color w:val="000000"/>
            <w:lang w:val="en-GB"/>
          </w:rPr>
          <w:delText xml:space="preserve">disorders</w:delText>
        </w:r>
      </w:del>
      <w:ins w:id="114" w:author="Christophe Lopez" w:date="2026-10-07T11:06:29Z">
        <w:r>
          <w:rPr>
            <w:rFonts w:ascii="Times New Roman" w:hAnsi="Times New Roman"/>
            <w:color w:val="000000"/>
            <w:lang w:val="en-GB"/>
          </w:rPr>
          <w:t xml:space="preserve">vertigo and dizziness</w:t>
        </w:r>
      </w:ins>
      <w:r>
        <w:rPr>
          <w:rFonts w:ascii="Times New Roman" w:hAnsi="Times New Roman"/>
          <w:color w:val="000000"/>
          <w:lang w:val="en-GB"/>
        </w:rPr>
        <w:t xml:space="preserve">.</w:t>
      </w:r>
      <w:ins w:id="115" w:author="Christophe Lopez" w:date="2026-10-07T11:06:29Z">
        <w:r>
          <w:rPr>
            <w:rFonts w:ascii="Times New Roman" w:hAnsi="Times New Roman"/>
            <w:color w:val="000000"/>
            <w:lang w:val="en-GB"/>
          </w:rPr>
          <w:t xml:space="preserve"> </w:t>
        </w:r>
      </w:ins>
      <w:ins w:id="116" w:author="Christophe Lopez" w:date="2026-06-02T14:08:00Z">
        <w:r>
          <w:rPr>
            <w:rFonts w:ascii="Times New Roman" w:hAnsi="Times New Roman"/>
            <w:color w:val="000000"/>
            <w:lang w:val="en-GB"/>
          </w:rPr>
          <w:t xml:space="preserve">Clinical</w:t>
        </w:r>
      </w:ins>
      <w:del w:id="117" w:author="Christophe Lopez" w:date="2026-10-07T11:06:29Z">
        <w:r>
          <w:rPr>
            <w:rFonts w:ascii="Times New Roman" w:hAnsi="Times New Roman"/>
            <w:color w:val="000000"/>
            <w:lang w:val="en-GB"/>
          </w:rPr>
          <w:delText xml:space="preserve"> </w:delText>
        </w:r>
      </w:del>
      <w:ins w:id="118" w:author="Christophe Lopez" w:date="2026-06-02T14:08:00Z">
        <w:r>
          <w:rPr>
            <w:rFonts w:ascii="Times New Roman" w:hAnsi="Times New Roman"/>
            <w:lang w:val="en-US"/>
          </w:rPr>
          <w:t xml:space="preserve"> s</w:t>
        </w:r>
      </w:ins>
      <w:ins w:id="119" w:author="Christophe Lopez" w:date="2026-10-07T11:06:29Z">
        <w:r>
          <w:rPr>
            <w:rFonts w:ascii="Times New Roman" w:hAnsi="Times New Roman"/>
            <w:highlight w:val="none"/>
            <w:lang w:val="en-US"/>
          </w:rPr>
          <w:t xml:space="preserve">ubsample</w:t>
        </w:r>
      </w:ins>
      <w:ins w:id="120" w:author="Christophe Lopez" w:date="2026-10-07T11:06:29Z">
        <w:r>
          <w:rPr>
            <w:rFonts w:ascii="Times New Roman" w:hAnsi="Times New Roman"/>
            <w:lang w:val="en-US"/>
          </w:rPr>
          <w:t xml:space="preserve">s</w:t>
        </w:r>
      </w:ins>
      <w:ins w:id="121" w:author="Christophe Lopez" w:date="2026-10-07T11:06:29Z">
        <w:r>
          <w:rPr>
            <w:rFonts w:ascii="Times New Roman" w:hAnsi="Times New Roman"/>
            <w:highlight w:val="none"/>
            <w:lang w:val="en-US"/>
          </w:rPr>
          <w:t xml:space="preserve"> of </w:t>
        </w:r>
      </w:ins>
      <w:ins w:id="122" w:author="Christophe Lopez" w:date="2026-10-07T11:06:29Z">
        <w:r>
          <w:rPr>
            <w:rFonts w:ascii="Times New Roman" w:hAnsi="Times New Roman"/>
            <w:highlight w:val="none"/>
            <w:lang w:val="en-US"/>
          </w:rPr>
          <w:t xml:space="preserve">these</w:t>
        </w:r>
      </w:ins>
      <w:ins w:id="123" w:author="Christophe Lopez" w:date="2026-10-07T11:06:29Z">
        <w:r>
          <w:rPr>
            <w:rFonts w:ascii="Times New Roman" w:hAnsi="Times New Roman"/>
            <w:highlight w:val="none"/>
            <w:lang w:val="en-US"/>
          </w:rPr>
          <w:t xml:space="preserve"> cohort</w:t>
        </w:r>
      </w:ins>
      <w:ins w:id="124" w:author="Christophe Lopez" w:date="2026-10-07T11:06:29Z">
        <w:r>
          <w:rPr>
            <w:rFonts w:ascii="Times New Roman" w:hAnsi="Times New Roman"/>
            <w:highlight w:val="none"/>
            <w:lang w:val="en-US"/>
          </w:rPr>
          <w:t xml:space="preserve">s</w:t>
        </w:r>
      </w:ins>
      <w:ins w:id="125" w:author="Christophe Lopez" w:date="2026-10-07T11:06:29Z">
        <w:r>
          <w:rPr>
            <w:rFonts w:ascii="Times New Roman" w:hAnsi="Times New Roman"/>
            <w:highlight w:val="none"/>
            <w:lang w:val="en-US"/>
          </w:rPr>
          <w:t xml:space="preserve"> ha</w:t>
        </w:r>
      </w:ins>
      <w:ins w:id="126" w:author="Christophe Lopez" w:date="2026-10-07T11:06:29Z">
        <w:r>
          <w:rPr>
            <w:rFonts w:ascii="Times New Roman" w:hAnsi="Times New Roman"/>
            <w:highlight w:val="none"/>
            <w:lang w:val="en-US"/>
          </w:rPr>
          <w:t xml:space="preserve">ve</w:t>
        </w:r>
      </w:ins>
      <w:ins w:id="127" w:author="Christophe Lopez" w:date="2026-10-07T11:06:29Z">
        <w:r>
          <w:rPr>
            <w:rFonts w:ascii="Times New Roman" w:hAnsi="Times New Roman"/>
            <w:highlight w:val="none"/>
            <w:lang w:val="en-US"/>
          </w:rPr>
          <w:t xml:space="preserve"> been described elsewhere </w:t>
        </w:r>
      </w:ins>
      <w:ins w:id="128" w:author="Christophe Lopez" w:date="2026-10-07T11:06:29Z">
        <w:r>
          <w:rPr>
            <w:rFonts w:ascii="Times New Roman" w:hAnsi="Times New Roman"/>
            <w:highlight w:val="none"/>
            <w:lang w:val="en-US"/>
          </w:rPr>
          <w:fldChar w:fldCharType="begin"/>
        </w:r>
      </w:ins>
      <w:ins w:id="129" w:author="Christophe Lopez" w:date="2026-10-07T11:06:29Z">
        <w:r>
          <w:rPr>
            <w:rFonts w:ascii="Times New Roman" w:hAnsi="Times New Roman"/>
            <w:highlight w:val="none"/>
            <w:lang w:val="en-US"/>
          </w:rPr>
          <w:instrText xml:space="preserve"> ADDIN ZOTERO_ITEM CSL_CITATION {"citationID":"8kLZZ3l4","properties":{"formattedCitation":"(Lopez and Elzi\\uc0\\u232{}re 2018)","plainCitation":"(Lopez and Elzière 2018)","noteIndex":0},"citationItems":[{"id":11220,"</w:instrText>
        </w:r>
      </w:ins>
      <w:ins w:id="130" w:author="Christophe Lopez" w:date="2026-10-07T11:06:29Z">
        <w:r>
          <w:rPr>
            <w:rFonts w:ascii="Times New Roman" w:hAnsi="Times New Roman"/>
            <w:highlight w:val="none"/>
            <w:lang w:val="en-US"/>
          </w:rPr>
          <w:instrText xml:space="preserve">uris":["http://zotero.org/users/980623/items/G548MSHU",["http://zotero.org/us</w:instrText>
        </w:r>
      </w:ins>
      <w:ins w:id="131" w:author="Christophe Lopez" w:date="2026-10-07T11:06:29Z">
        <w:r>
          <w:rPr>
            <w:rFonts w:ascii="Times New Roman" w:hAnsi="Times New Roman"/>
            <w:highlight w:val="none"/>
            <w:lang w:val="en-US"/>
          </w:rPr>
          <w:instrText xml:space="preserve">ers/980623/items/G548MSHU"]],"</w:instrText>
        </w:r>
      </w:ins>
      <w:ins w:id="132" w:author="Christophe Lopez" w:date="2026-10-07T11:06:29Z">
        <w:r>
          <w:rPr>
            <w:rFonts w:ascii="Times New Roman" w:hAnsi="Times New Roman"/>
            <w:highlight w:val="none"/>
            <w:lang w:val="en-US"/>
          </w:rPr>
          <w:instrText xml:space="preserve">itemData":{"id":11220,"type":"article-journal","abstract":"Out-of-body experiences (OBEs) are states during which people experienc</w:instrText>
        </w:r>
      </w:ins>
      <w:ins w:id="133" w:author="Christophe Lopez" w:date="2026-10-07T11:06:29Z">
        <w:r>
          <w:rPr>
            <w:rFonts w:ascii="Times New Roman" w:hAnsi="Times New Roman"/>
            <w:highlight w:val="none"/>
            <w:lang w:val="en-US"/>
          </w:rPr>
          <w:instrText xml:space="preserve">e their centre of a</w:instrText>
        </w:r>
      </w:ins>
      <w:ins w:id="134" w:author="Christophe Lopez" w:date="2026-10-07T11:06:29Z">
        <w:r>
          <w:rPr>
            <w:rFonts w:ascii="Times New Roman" w:hAnsi="Times New Roman"/>
            <w:highlight w:val="none"/>
            <w:lang w:val="en-US"/>
          </w:rPr>
          <w:instrText xml:space="preserve">wareness as located outside of their physical body, along with the sensation of seeing the environment from an elevated viewpoint. OBE is encountered in epilepsy, migraine and depersonalization, and it is not an uncommon experience in the general populatio</w:instrText>
        </w:r>
      </w:ins>
      <w:ins w:id="135" w:author="Christophe Lopez" w:date="2026-10-07T11:06:29Z">
        <w:r>
          <w:rPr>
            <w:rFonts w:ascii="Times New Roman" w:hAnsi="Times New Roman"/>
            <w:highlight w:val="none"/>
            <w:lang w:val="en-US"/>
          </w:rPr>
          <w:instrText xml:space="preserve">n. Current neuroscientific models of bodily self-consciousness consider that </w:instrText>
        </w:r>
      </w:ins>
      <w:ins w:id="136" w:author="Christophe Lopez" w:date="2026-10-07T11:06:29Z">
        <w:r>
          <w:rPr>
            <w:rFonts w:ascii="Times New Roman" w:hAnsi="Times New Roman"/>
            <w:highlight w:val="none"/>
            <w:lang w:val="en-US"/>
          </w:rPr>
          <w:instrText xml:space="preserve">OBE are related to a failure t</w:instrText>
        </w:r>
      </w:ins>
      <w:ins w:id="137" w:author="Christophe Lopez" w:date="2026-10-07T11:06:29Z">
        <w:r>
          <w:rPr>
            <w:rFonts w:ascii="Times New Roman" w:hAnsi="Times New Roman"/>
            <w:highlight w:val="none"/>
            <w:lang w:val="en-US"/>
          </w:rPr>
          <w:instrText xml:space="preserve">o integrate visual, somatosensory and vestibular signals. These models have highlighted the importance of visual-vestibular mismat</w:instrText>
        </w:r>
      </w:ins>
      <w:ins w:id="138" w:author="Christophe Lopez" w:date="2026-10-07T11:06:29Z">
        <w:r>
          <w:rPr>
            <w:rFonts w:ascii="Times New Roman" w:hAnsi="Times New Roman"/>
            <w:highlight w:val="none"/>
            <w:lang w:val="en-US"/>
          </w:rPr>
          <w:instrText xml:space="preserve">ch in OBE. Case rep</w:instrText>
        </w:r>
      </w:ins>
      <w:ins w:id="139" w:author="Christophe Lopez" w:date="2026-10-07T11:06:29Z">
        <w:r>
          <w:rPr>
            <w:rFonts w:ascii="Times New Roman" w:hAnsi="Times New Roman"/>
            <w:highlight w:val="none"/>
            <w:lang w:val="en-US"/>
          </w:rPr>
          <w:instrText xml:space="preserve">orts from older clinical literature suggest that vestibular disorders may precipitate OBE, but we were lacking population-based evidence that OBE is related to vestibular disorders. The present observational, prospective study describes otoneurological, ne</w:instrText>
        </w:r>
      </w:ins>
      <w:ins w:id="140" w:author="Christophe Lopez" w:date="2026-10-07T11:06:29Z">
        <w:r>
          <w:rPr>
            <w:rFonts w:ascii="Times New Roman" w:hAnsi="Times New Roman"/>
            <w:highlight w:val="none"/>
            <w:lang w:val="en-US"/>
          </w:rPr>
          <w:instrText xml:space="preserve">uropsychological and phenomenological correlates of OBE in the largest sample</w:instrText>
        </w:r>
      </w:ins>
      <w:ins w:id="141" w:author="Christophe Lopez" w:date="2026-10-07T11:06:29Z">
        <w:r>
          <w:rPr>
            <w:rFonts w:ascii="Times New Roman" w:hAnsi="Times New Roman"/>
            <w:highlight w:val="none"/>
            <w:lang w:val="en-US"/>
          </w:rPr>
          <w:instrText xml:space="preserve"> of patients with dizziness to</w:instrText>
        </w:r>
      </w:ins>
      <w:ins w:id="142" w:author="Christophe Lopez" w:date="2026-10-07T11:06:29Z">
        <w:r>
          <w:rPr>
            <w:rFonts w:ascii="Times New Roman" w:hAnsi="Times New Roman"/>
            <w:highlight w:val="none"/>
            <w:lang w:val="en-US"/>
          </w:rPr>
          <w:instrText xml:space="preserve"> date (n = 210) compared to a group of age- and gender-matched controls with no history of dizziness (n = 210). We show a signific</w:instrText>
        </w:r>
      </w:ins>
      <w:ins w:id="143" w:author="Christophe Lopez" w:date="2026-10-07T11:06:29Z">
        <w:r>
          <w:rPr>
            <w:rFonts w:ascii="Times New Roman" w:hAnsi="Times New Roman"/>
            <w:highlight w:val="none"/>
            <w:lang w:val="en-US"/>
          </w:rPr>
          <w:instrText xml:space="preserve">antly higher occurr</w:instrText>
        </w:r>
      </w:ins>
      <w:ins w:id="144" w:author="Christophe Lopez" w:date="2026-10-07T11:06:29Z">
        <w:r>
          <w:rPr>
            <w:rFonts w:ascii="Times New Roman" w:hAnsi="Times New Roman"/>
            <w:highlight w:val="none"/>
            <w:lang w:val="en-US"/>
          </w:rPr>
          <w:instrText xml:space="preserve">ence of OBE in patients with dizziness (14%) than in healthy participants (5%). Most of the patients experienced OBE only after they started having dizziness for the first time. OBE in patients with dizziness were mainly related to peripheral vestibular di</w:instrText>
        </w:r>
      </w:ins>
      <w:ins w:id="145" w:author="Christophe Lopez" w:date="2026-10-07T11:06:29Z">
        <w:r>
          <w:rPr>
            <w:rFonts w:ascii="Times New Roman" w:hAnsi="Times New Roman"/>
            <w:highlight w:val="none"/>
            <w:lang w:val="en-US"/>
          </w:rPr>
          <w:instrText xml:space="preserve">sorders. We also identify depersonalization-derealization, depression and anx</w:instrText>
        </w:r>
      </w:ins>
      <w:ins w:id="146" w:author="Christophe Lopez" w:date="2026-10-07T11:06:29Z">
        <w:r>
          <w:rPr>
            <w:rFonts w:ascii="Times New Roman" w:hAnsi="Times New Roman"/>
            <w:highlight w:val="none"/>
            <w:lang w:val="en-US"/>
          </w:rPr>
          <w:instrText xml:space="preserve">iety as the main predictors of</w:instrText>
        </w:r>
      </w:ins>
      <w:ins w:id="147" w:author="Christophe Lopez" w:date="2026-10-07T11:06:29Z">
        <w:r>
          <w:rPr>
            <w:rFonts w:ascii="Times New Roman" w:hAnsi="Times New Roman"/>
            <w:highlight w:val="none"/>
            <w:lang w:val="en-US"/>
          </w:rPr>
          <w:instrText xml:space="preserve"> OBE in patients with dizziness, as well as a contribution of migraine. Depersonalization-derealization was the only significant p</w:instrText>
        </w:r>
      </w:ins>
      <w:ins w:id="148" w:author="Christophe Lopez" w:date="2026-10-07T11:06:29Z">
        <w:r>
          <w:rPr>
            <w:rFonts w:ascii="Times New Roman" w:hAnsi="Times New Roman"/>
            <w:highlight w:val="none"/>
            <w:lang w:val="en-US"/>
          </w:rPr>
          <w:instrText xml:space="preserve">redictor of OBE in </w:instrText>
        </w:r>
      </w:ins>
      <w:ins w:id="149" w:author="Christophe Lopez" w:date="2026-10-07T11:06:29Z">
        <w:r>
          <w:rPr>
            <w:rFonts w:ascii="Times New Roman" w:hAnsi="Times New Roman"/>
            <w:highlight w:val="none"/>
            <w:lang w:val="en-US"/>
          </w:rPr>
          <w:instrText xml:space="preserve">healthy controls. Altogether, our data indicate that OBE in patients with dizziness may arise from a combination of perceptual incoherence evoked by the vestibular dysfunction with psychological factors (depersonalization-derealization, depression and anxi</w:instrText>
        </w:r>
      </w:ins>
      <w:ins w:id="150" w:author="Christophe Lopez" w:date="2026-10-07T11:06:29Z">
        <w:r>
          <w:rPr>
            <w:rFonts w:ascii="Times New Roman" w:hAnsi="Times New Roman"/>
            <w:highlight w:val="none"/>
            <w:lang w:val="en-US"/>
          </w:rPr>
          <w:instrText xml:space="preserve">ety) and neurological factors (migraine).","container-title":"Cortex","DOI":"</w:instrText>
        </w:r>
      </w:ins>
      <w:ins w:id="151" w:author="Christophe Lopez" w:date="2026-10-07T11:06:29Z">
        <w:r>
          <w:rPr>
            <w:rFonts w:ascii="Times New Roman" w:hAnsi="Times New Roman"/>
            <w:highlight w:val="none"/>
            <w:lang w:val="en-US"/>
          </w:rPr>
          <w:instrText xml:space="preserve">10.1016/j.cortex.2017.05.026",</w:instrText>
        </w:r>
      </w:ins>
      <w:ins w:id="152" w:author="Christophe Lopez" w:date="2026-10-07T11:06:29Z">
        <w:r>
          <w:rPr>
            <w:rFonts w:ascii="Times New Roman" w:hAnsi="Times New Roman"/>
            <w:highlight w:val="none"/>
            <w:lang w:val="en-US"/>
          </w:rPr>
          <w:instrText xml:space="preserve">"ISSN":"1973-8102","journalAbbreviation":"Cortex","language":"eng","note":"PMID: 28669509","page":"193-206","source":"PubMed","tit</w:instrText>
        </w:r>
      </w:ins>
      <w:ins w:id="153" w:author="Christophe Lopez" w:date="2026-10-07T11:06:29Z">
        <w:r>
          <w:rPr>
            <w:rFonts w:ascii="Times New Roman" w:hAnsi="Times New Roman"/>
            <w:highlight w:val="none"/>
            <w:lang w:val="en-US"/>
          </w:rPr>
          <w:instrText xml:space="preserve">le":"Out-of-body ex</w:instrText>
        </w:r>
      </w:ins>
      <w:ins w:id="154" w:author="Christophe Lopez" w:date="2026-10-07T11:06:29Z">
        <w:r>
          <w:rPr>
            <w:rFonts w:ascii="Times New Roman" w:hAnsi="Times New Roman"/>
            <w:highlight w:val="none"/>
            <w:lang w:val="en-US"/>
          </w:rPr>
          <w:instrText xml:space="preserve">perience in vestibular disorders - A prospective study of 210 patients with dizziness","volume":"104","author":[{"family":"Lopez","given":"Christophe"},{"family":"Elzière","given":"Maya"}],"issued":{"date-parts":[["2018",7]]}}}],"schema":"https://github.co</w:instrText>
        </w:r>
      </w:ins>
      <w:ins w:id="155" w:author="Christophe Lopez" w:date="2026-10-07T11:06:29Z">
        <w:r>
          <w:rPr>
            <w:rFonts w:ascii="Times New Roman" w:hAnsi="Times New Roman"/>
            <w:highlight w:val="none"/>
            <w:lang w:val="en-US"/>
          </w:rPr>
          <w:instrText xml:space="preserve">m/citation-style-language/schema/raw/master/csl-citation.json"} </w:instrText>
        </w:r>
      </w:ins>
      <w:ins w:id="156" w:author="Christophe Lopez" w:date="2026-10-07T11:06:29Z">
        <w:r>
          <w:rPr>
            <w:rFonts w:ascii="Times New Roman" w:hAnsi="Times New Roman"/>
            <w:highlight w:val="none"/>
            <w:lang w:val="en-US"/>
          </w:rPr>
          <w:fldChar w:fldCharType="separate"/>
        </w:r>
      </w:ins>
      <w:ins w:id="157" w:author="Christophe Lopez" w:date="2026-10-07T11:06:29Z">
        <w:r>
          <w:rPr>
            <w:rFonts w:ascii="Times New Roman" w:hAnsi="Times New Roman"/>
            <w:highlight w:val="none"/>
            <w:lang w:val="en-US"/>
          </w:rPr>
          <w:t xml:space="preserve">(Lopez and E</w:t>
        </w:r>
      </w:ins>
      <w:ins w:id="158" w:author="Christophe Lopez" w:date="2026-10-07T11:06:29Z">
        <w:r>
          <w:rPr>
            <w:rFonts w:ascii="Times New Roman" w:hAnsi="Times New Roman"/>
            <w:highlight w:val="none"/>
            <w:lang w:val="en-US"/>
          </w:rPr>
          <w:t xml:space="preserve">lzière 2018</w:t>
        </w:r>
      </w:ins>
      <w:ins w:id="159" w:author="Christophe Lopez" w:date="2026-10-07T11:06:29Z">
        <w:r>
          <w:rPr>
            <w:rFonts w:ascii="Times New Roman" w:hAnsi="Times New Roman"/>
            <w:highlight w:val="none"/>
            <w:lang w:val="en-US"/>
          </w:rPr>
          <w:t xml:space="preserve">; Gobinet et al. 2026</w:t>
        </w:r>
      </w:ins>
      <w:ins w:id="160" w:author="Christophe Lopez" w:date="2026-10-07T11:06:29Z">
        <w:r>
          <w:rPr>
            <w:rFonts w:ascii="Times New Roman" w:hAnsi="Times New Roman"/>
            <w:highlight w:val="none"/>
            <w:lang w:val="en-US"/>
          </w:rPr>
          <w:t xml:space="preserve">)</w:t>
        </w:r>
      </w:ins>
      <w:ins w:id="161" w:author="Christophe Lopez" w:date="2026-10-07T11:06:29Z">
        <w:r>
          <w:rPr>
            <w:rFonts w:ascii="Times New Roman" w:hAnsi="Times New Roman"/>
            <w:highlight w:val="none"/>
            <w:lang w:val="en-US"/>
          </w:rPr>
          <w:fldChar w:fldCharType="end"/>
        </w:r>
      </w:ins>
      <w:ins w:id="162" w:author="Christophe Lopez" w:date="2026-10-07T11:06:29Z">
        <w:r>
          <w:rPr>
            <w:rFonts w:ascii="Times New Roman" w:hAnsi="Times New Roman"/>
            <w:highlight w:val="none"/>
            <w:lang w:val="en-US"/>
          </w:rPr>
          <w:t xml:space="preserve">.</w:t>
        </w:r>
      </w:ins>
      <w:ins w:id="163" w:author="Christophe Lopez" w:date="2026-10-07T11:06:29Z">
        <w:r>
          <w:rPr>
            <w:rFonts w:ascii="Times New Roman" w:hAnsi="Times New Roman"/>
            <w:lang w:val="en-US"/>
          </w:rPr>
          <w:t xml:space="preserve"> </w:t>
        </w:r>
      </w:ins>
      <w:r>
        <w:rPr>
          <w:rFonts w:ascii="Times New Roman" w:hAnsi="Times New Roman"/>
          <w:color w:val="000000"/>
          <w:lang w:val="en-GB"/>
        </w:rPr>
        <w:t xml:space="preserve">P</w:t>
      </w:r>
      <w:r>
        <w:rPr>
          <w:rFonts w:ascii="Times New Roman" w:hAnsi="Times New Roman"/>
          <w:color w:val="000000"/>
          <w:lang w:val="en-GB"/>
        </w:rPr>
        <w:t xml:space="preserve">articipants</w:t>
      </w:r>
      <w:r>
        <w:rPr>
          <w:rFonts w:ascii="Times New Roman" w:hAnsi="Times New Roman"/>
          <w:color w:val="000000"/>
          <w:lang w:val="en-GB"/>
        </w:rPr>
        <w:t xml:space="preserve"> were included </w:t>
      </w:r>
      <w:r>
        <w:rPr>
          <w:rFonts w:ascii="Times New Roman" w:hAnsi="Times New Roman"/>
          <w:color w:val="000000"/>
          <w:lang w:val="en-GB"/>
        </w:rPr>
        <w:t xml:space="preserve">in the cohort</w:t>
      </w:r>
      <w:ins w:id="164" w:author="Christophe Lopez" w:date="2026-10-07T11:06:29Z">
        <w:r>
          <w:rPr>
            <w:rFonts w:ascii="Times New Roman" w:hAnsi="Times New Roman"/>
            <w:color w:val="000000"/>
            <w:lang w:val="en-GB"/>
          </w:rPr>
          <w:t xml:space="preserve">s</w:t>
        </w:r>
      </w:ins>
      <w:r>
        <w:rPr>
          <w:rFonts w:ascii="Times New Roman" w:hAnsi="Times New Roman"/>
          <w:color w:val="000000"/>
          <w:lang w:val="en-GB"/>
        </w:rPr>
        <w:t xml:space="preserve"> </w:t>
      </w:r>
      <w:r>
        <w:rPr>
          <w:rFonts w:ascii="Times New Roman" w:hAnsi="Times New Roman"/>
          <w:lang w:val="en-US"/>
        </w:rPr>
        <w:t xml:space="preserve">if they met the following criteria: (1) age over 18; (2) able to read and understand the questionnaires; (3) no severe neurological, otoneurological or psychiatric disorders</w:t>
      </w:r>
      <w:ins w:id="165" w:author="Christophe Lopez" w:date="2026-10-07T11:06:29Z">
        <w:r>
          <w:rPr>
            <w:rFonts w:ascii="Times New Roman" w:hAnsi="Times New Roman"/>
            <w:lang w:val="en-US"/>
          </w:rPr>
          <w:t xml:space="preserve"> (self-reported)</w:t>
        </w:r>
      </w:ins>
      <w:r>
        <w:rPr>
          <w:rFonts w:ascii="Times New Roman" w:hAnsi="Times New Roman"/>
          <w:lang w:val="en-US"/>
        </w:rPr>
        <w:t xml:space="preserve">; (4) willing and able to give informed conse</w:t>
      </w:r>
      <w:r>
        <w:rPr>
          <w:rFonts w:ascii="Times New Roman" w:hAnsi="Times New Roman"/>
          <w:lang w:val="en-US"/>
        </w:rPr>
        <w:t xml:space="preserve">nt to participate to the study. We </w:t>
      </w:r>
      <w:r>
        <w:rPr>
          <w:rFonts w:ascii="Times New Roman" w:hAnsi="Times New Roman"/>
          <w:highlight w:val="yellow"/>
          <w:lang w:val="en-US"/>
          <w:rPrChange w:id="166" w:author="Christophe Lopez" w:date="2026-10-07T11:06:29Z">
            <w:rPr>
              <w:rFonts w:ascii="Times New Roman" w:hAnsi="Times New Roman"/>
              <w:lang w:val="en-US"/>
            </w:rPr>
          </w:rPrChange>
        </w:rPr>
        <w:t xml:space="preserve">included </w:t>
      </w:r>
      <w:ins w:id="167" w:author="Maelis GOBINET" w:date="2026-10-07T08:55:54Z" oouserid="oc1784067975_gobinet.m">
        <w:r>
          <w:rPr>
            <w:rFonts w:ascii="Times New Roman" w:hAnsi="Times New Roman"/>
            <w:highlight w:val="yellow"/>
            <w:lang w:val="en-US"/>
          </w:rPr>
          <w:t xml:space="preserve">665</w:t>
        </w:r>
      </w:ins>
      <w:del w:id="168" w:author="Maelis GOBINET" w:date="2026-10-07T08:55:54Z" oouserid="oc1784067975_gobinet.m">
        <w:r>
          <w:rPr>
            <w:rFonts w:ascii="Times New Roman" w:hAnsi="Times New Roman"/>
            <w:highlight w:val="yellow"/>
            <w:lang w:val="en-US"/>
            <w:rPrChange w:id="169" w:author="Christophe Lopez" w:date="2026-10-07T11:06:29Z">
              <w:rPr>
                <w:rFonts w:ascii="Times New Roman" w:hAnsi="Times New Roman"/>
                <w:lang w:val="en-US"/>
              </w:rPr>
            </w:rPrChange>
          </w:rPr>
          <w:delText xml:space="preserve">x</w:delText>
        </w:r>
      </w:del>
      <w:r>
        <w:rPr>
          <w:rFonts w:ascii="Times New Roman" w:hAnsi="Times New Roman"/>
          <w:highlight w:val="yellow"/>
          <w:lang w:val="en-US"/>
          <w:rPrChange w:id="170" w:author="Christophe Lopez" w:date="2026-10-07T11:06:29Z">
            <w:rPr>
              <w:rFonts w:ascii="Times New Roman" w:hAnsi="Times New Roman"/>
              <w:lang w:val="en-US"/>
            </w:rPr>
          </w:rPrChange>
        </w:rPr>
        <w:t xml:space="preserve"> participants of which only </w:t>
      </w:r>
      <w:del w:id="171" w:author="Maelis GOBINET" w:date="2026-10-07T08:55:58Z" oouserid="oc1784067975_gobinet.m">
        <w:r>
          <w:rPr>
            <w:rFonts w:ascii="Times New Roman" w:hAnsi="Times New Roman"/>
            <w:highlight w:val="yellow"/>
            <w:lang w:val="en-US"/>
            <w:rPrChange w:id="172" w:author="Christophe Lopez" w:date="2026-10-07T11:06:29Z">
              <w:rPr>
                <w:rFonts w:ascii="Times New Roman" w:hAnsi="Times New Roman"/>
                <w:lang w:val="en-US"/>
              </w:rPr>
            </w:rPrChange>
          </w:rPr>
          <w:delText xml:space="preserve">x</w:delText>
        </w:r>
      </w:del>
      <w:ins w:id="173" w:author="Maelis GOBINET" w:date="2026-10-07T08:56:00Z" oouserid="oc1784067975_gobinet.m">
        <w:r>
          <w:rPr>
            <w:rFonts w:ascii="Times New Roman" w:hAnsi="Times New Roman"/>
            <w:highlight w:val="none"/>
            <w:lang w:val="en-US"/>
          </w:rPr>
          <w:t xml:space="preserve">574</w:t>
        </w:r>
      </w:ins>
      <w:r>
        <w:rPr>
          <w:rFonts w:ascii="Times New Roman" w:hAnsi="Times New Roman"/>
          <w:lang w:val="en-US"/>
        </w:rPr>
        <w:t xml:space="preserve"> we</w:t>
      </w:r>
      <w:r>
        <w:rPr>
          <w:rFonts w:ascii="Times New Roman" w:hAnsi="Times New Roman"/>
          <w:lang w:val="en-US"/>
        </w:rPr>
        <w:t xml:space="preserve">re further included in the ana</w:t>
      </w:r>
      <w:r>
        <w:rPr>
          <w:rFonts w:ascii="Times New Roman" w:hAnsi="Times New Roman"/>
          <w:lang w:val="en-US"/>
        </w:rPr>
        <w:t xml:space="preserve">lysis after data were cleaned for multiple missing values and incorrect answers (see </w:t>
      </w:r>
      <w:r>
        <w:rPr>
          <w:rFonts w:ascii="Times New Roman" w:hAnsi="Times New Roman"/>
          <w:b/>
          <w:bCs/>
          <w:lang w:val="en-US"/>
        </w:rPr>
        <w:t xml:space="preserve">Table 1 </w:t>
      </w:r>
      <w:r>
        <w:rPr>
          <w:rFonts w:ascii="Times New Roman" w:hAnsi="Times New Roman"/>
          <w:lang w:val="en-US"/>
        </w:rPr>
        <w:t xml:space="preserve">for detailed sociodemographic data).</w:t>
      </w:r>
      <w:r>
        <w:rPr>
          <w:rFonts w:ascii="Times New Roman" w:hAnsi="Times New Roman"/>
          <w:lang w:val="en-US"/>
        </w:rPr>
        <w:t xml:space="preserve"> </w:t>
      </w:r>
      <w:del w:id="174" w:author="Christophe Lopez" w:date="2026-10-07T11:06:29Z">
        <w:r>
          <w:rPr>
            <w:rFonts w:ascii="Times New Roman" w:hAnsi="Times New Roman"/>
            <w:highlight w:val="yellow"/>
            <w:lang w:val="en-US"/>
          </w:rPr>
          <w:delText xml:space="preserve">A subsample of this cohort has been described elsewhere </w:delText>
        </w:r>
      </w:del>
      <w:del w:id="175" w:author="Christophe Lopez" w:date="2026-10-07T11:06:29Z">
        <w:r>
          <w:rPr>
            <w:rFonts w:ascii="Times New Roman" w:hAnsi="Times New Roman"/>
            <w:highlight w:val="yellow"/>
            <w:lang w:val="en-US"/>
          </w:rPr>
          <w:fldChar w:fldCharType="begin"/>
        </w:r>
      </w:del>
      <w:del w:id="176" w:author="Christophe Lopez" w:date="2026-10-07T11:06:29Z">
        <w:r>
          <w:rPr>
            <w:rFonts w:ascii="Times New Roman" w:hAnsi="Times New Roman"/>
            <w:highlight w:val="yellow"/>
            <w:lang w:val="en-US"/>
          </w:rPr>
          <w:delText xml:space="preserve"> ADDIN ZOTERO_ITEM CSL_CITATION {"citationID":"8kLZZ3l4","properties":{"formattedCitation":"(Lopez and Elzi\\uc0\\u232{}re 2018)","plainCitation":"(Lopez and Elzière 2018)","noteIndex":0},"citationItems":[{"id":11220,"</w:delText>
        </w:r>
      </w:del>
      <w:del w:id="177" w:author="Christophe Lopez" w:date="2026-10-07T11:06:29Z">
        <w:r>
          <w:rPr>
            <w:rFonts w:ascii="Times New Roman" w:hAnsi="Times New Roman"/>
            <w:highlight w:val="yellow"/>
            <w:lang w:val="en-US"/>
          </w:rPr>
          <w:delText xml:space="preserve">uris":["http://zotero.org/users/980623/items/G548MSHU",["http://zotero.or</w:delText>
        </w:r>
      </w:del>
      <w:del w:id="178" w:author="Christophe Lopez" w:date="2026-10-07T11:06:29Z">
        <w:r>
          <w:rPr>
            <w:rFonts w:ascii="Times New Roman" w:hAnsi="Times New Roman"/>
            <w:highlight w:val="yellow"/>
            <w:lang w:val="en-US"/>
          </w:rPr>
          <w:delText xml:space="preserve">g/us</w:delText>
        </w:r>
      </w:del>
      <w:del w:id="179" w:author="Christophe Lopez" w:date="2026-10-07T11:06:29Z">
        <w:r>
          <w:rPr>
            <w:rFonts w:ascii="Times New Roman" w:hAnsi="Times New Roman"/>
            <w:highlight w:val="yellow"/>
            <w:lang w:val="en-US"/>
          </w:rPr>
          <w:delText xml:space="preserve">ers/980623/items/G548MSHU"]],"</w:delText>
        </w:r>
      </w:del>
      <w:del w:id="180" w:author="Christophe Lopez" w:date="2026-10-07T11:06:29Z">
        <w:r>
          <w:rPr>
            <w:rFonts w:ascii="Times New Roman" w:hAnsi="Times New Roman"/>
            <w:highlight w:val="yellow"/>
            <w:lang w:val="en-US"/>
          </w:rPr>
          <w:delText xml:space="preserve">itemData":{"id":11220,"type":"article-journal","abstract":"Out-of-body experiences (OBEs) are states during which people experienc</w:delText>
        </w:r>
      </w:del>
      <w:del w:id="181" w:author="Christophe Lopez" w:date="2026-10-07T11:06:29Z">
        <w:r>
          <w:rPr>
            <w:rFonts w:ascii="Times New Roman" w:hAnsi="Times New Roman"/>
            <w:highlight w:val="yellow"/>
            <w:lang w:val="en-US"/>
          </w:rPr>
          <w:delText xml:space="preserve">e their centre of a</w:delText>
        </w:r>
      </w:del>
      <w:del w:id="182" w:author="Christophe Lopez" w:date="2026-10-07T11:06:29Z">
        <w:r>
          <w:rPr>
            <w:rFonts w:ascii="Times New Roman" w:hAnsi="Times New Roman"/>
            <w:highlight w:val="yellow"/>
            <w:lang w:val="en-US"/>
          </w:rPr>
          <w:delText xml:space="preserve">wareness as located outside of their physical body, along with the sensation of seeing the environment from an elevated viewpoint. OBE is encountered in epilepsy, migraine and depersonalization, and it is not an uncommon experience in the general populatio</w:delText>
        </w:r>
      </w:del>
      <w:del w:id="183" w:author="Christophe Lopez" w:date="2026-10-07T11:06:29Z">
        <w:r>
          <w:rPr>
            <w:rFonts w:ascii="Times New Roman" w:hAnsi="Times New Roman"/>
            <w:highlight w:val="yellow"/>
            <w:lang w:val="en-US"/>
          </w:rPr>
          <w:delText xml:space="preserve">n. Current neuroscientific models of bodily self-consciousness consider t</w:delText>
        </w:r>
      </w:del>
      <w:del w:id="184" w:author="Christophe Lopez" w:date="2026-10-07T11:06:29Z">
        <w:r>
          <w:rPr>
            <w:rFonts w:ascii="Times New Roman" w:hAnsi="Times New Roman"/>
            <w:highlight w:val="yellow"/>
            <w:lang w:val="en-US"/>
          </w:rPr>
          <w:delText xml:space="preserve">hat </w:delText>
        </w:r>
      </w:del>
      <w:del w:id="185" w:author="Christophe Lopez" w:date="2026-10-07T11:06:29Z">
        <w:r>
          <w:rPr>
            <w:rFonts w:ascii="Times New Roman" w:hAnsi="Times New Roman"/>
            <w:highlight w:val="yellow"/>
            <w:lang w:val="en-US"/>
          </w:rPr>
          <w:delText xml:space="preserve">OBE are related to a failure t</w:delText>
        </w:r>
      </w:del>
      <w:del w:id="186" w:author="Christophe Lopez" w:date="2026-10-07T11:06:29Z">
        <w:r>
          <w:rPr>
            <w:rFonts w:ascii="Times New Roman" w:hAnsi="Times New Roman"/>
            <w:highlight w:val="yellow"/>
            <w:lang w:val="en-US"/>
          </w:rPr>
          <w:delText xml:space="preserve">o integrate visual, somatosensory and vestibular signals. These models have highlighted the importance of visual-vestibular mismat</w:delText>
        </w:r>
      </w:del>
      <w:del w:id="187" w:author="Christophe Lopez" w:date="2026-10-07T11:06:29Z">
        <w:r>
          <w:rPr>
            <w:rFonts w:ascii="Times New Roman" w:hAnsi="Times New Roman"/>
            <w:highlight w:val="yellow"/>
            <w:lang w:val="en-US"/>
          </w:rPr>
          <w:delText xml:space="preserve">ch in OBE. Case rep</w:delText>
        </w:r>
      </w:del>
      <w:del w:id="188" w:author="Christophe Lopez" w:date="2026-10-07T11:06:29Z">
        <w:r>
          <w:rPr>
            <w:rFonts w:ascii="Times New Roman" w:hAnsi="Times New Roman"/>
            <w:highlight w:val="yellow"/>
            <w:lang w:val="en-US"/>
          </w:rPr>
          <w:delText xml:space="preserve">orts from older clinical literature suggest that vestibular disorders may precipitate OBE, but we were lacking population-based evidence that OBE is related to vestibular disorders. The present observational, prospective study describes otoneurological, ne</w:delText>
        </w:r>
      </w:del>
      <w:del w:id="189" w:author="Christophe Lopez" w:date="2026-10-07T11:06:29Z">
        <w:r>
          <w:rPr>
            <w:rFonts w:ascii="Times New Roman" w:hAnsi="Times New Roman"/>
            <w:highlight w:val="yellow"/>
            <w:lang w:val="en-US"/>
          </w:rPr>
          <w:delText xml:space="preserve">uropsychological and phenomenological correlates of OBE in the largest sa</w:delText>
        </w:r>
      </w:del>
      <w:del w:id="190" w:author="Christophe Lopez" w:date="2026-10-07T11:06:29Z">
        <w:r>
          <w:rPr>
            <w:rFonts w:ascii="Times New Roman" w:hAnsi="Times New Roman"/>
            <w:highlight w:val="yellow"/>
            <w:lang w:val="en-US"/>
          </w:rPr>
          <w:delText xml:space="preserve">mple</w:delText>
        </w:r>
      </w:del>
      <w:del w:id="191" w:author="Christophe Lopez" w:date="2026-10-07T11:06:29Z">
        <w:r>
          <w:rPr>
            <w:rFonts w:ascii="Times New Roman" w:hAnsi="Times New Roman"/>
            <w:highlight w:val="yellow"/>
            <w:lang w:val="en-US"/>
          </w:rPr>
          <w:delText xml:space="preserve"> of patients with dizziness to</w:delText>
        </w:r>
      </w:del>
      <w:del w:id="192" w:author="Christophe Lopez" w:date="2026-10-07T11:06:29Z">
        <w:r>
          <w:rPr>
            <w:rFonts w:ascii="Times New Roman" w:hAnsi="Times New Roman"/>
            <w:highlight w:val="yellow"/>
            <w:lang w:val="en-US"/>
          </w:rPr>
          <w:delText xml:space="preserve"> date (n = 210) compared to a group of age- and gender-matched controls with no history of dizziness (n = 210). We show a signific</w:delText>
        </w:r>
      </w:del>
      <w:del w:id="193" w:author="Christophe Lopez" w:date="2026-10-07T11:06:29Z">
        <w:r>
          <w:rPr>
            <w:rFonts w:ascii="Times New Roman" w:hAnsi="Times New Roman"/>
            <w:highlight w:val="yellow"/>
            <w:lang w:val="en-US"/>
          </w:rPr>
          <w:delText xml:space="preserve">antly higher occurr</w:delText>
        </w:r>
      </w:del>
      <w:del w:id="194" w:author="Christophe Lopez" w:date="2026-10-07T11:06:29Z">
        <w:r>
          <w:rPr>
            <w:rFonts w:ascii="Times New Roman" w:hAnsi="Times New Roman"/>
            <w:highlight w:val="yellow"/>
            <w:lang w:val="en-US"/>
          </w:rPr>
          <w:delText xml:space="preserve">ence of OBE in patients with dizziness (14%) than in healthy participants (5%). Most of the patients experienced OBE only after they started having dizziness for the first time. OBE in patients with dizziness were mainly related to peripheral vestibular di</w:delText>
        </w:r>
      </w:del>
      <w:del w:id="195" w:author="Christophe Lopez" w:date="2026-10-07T11:06:29Z">
        <w:r>
          <w:rPr>
            <w:rFonts w:ascii="Times New Roman" w:hAnsi="Times New Roman"/>
            <w:highlight w:val="yellow"/>
            <w:lang w:val="en-US"/>
          </w:rPr>
          <w:delText xml:space="preserve">sorders. We also identify depersonalization-derealization, depression and</w:delText>
        </w:r>
      </w:del>
      <w:del w:id="196" w:author="Christophe Lopez" w:date="2026-10-07T11:06:29Z">
        <w:r>
          <w:rPr>
            <w:rFonts w:ascii="Times New Roman" w:hAnsi="Times New Roman"/>
            <w:highlight w:val="yellow"/>
            <w:lang w:val="en-US"/>
          </w:rPr>
          <w:delText xml:space="preserve"> anx</w:delText>
        </w:r>
      </w:del>
      <w:del w:id="197" w:author="Christophe Lopez" w:date="2026-10-07T11:06:29Z">
        <w:r>
          <w:rPr>
            <w:rFonts w:ascii="Times New Roman" w:hAnsi="Times New Roman"/>
            <w:highlight w:val="yellow"/>
            <w:lang w:val="en-US"/>
          </w:rPr>
          <w:delText xml:space="preserve">iety as the main predictors of</w:delText>
        </w:r>
      </w:del>
      <w:del w:id="198" w:author="Christophe Lopez" w:date="2026-10-07T11:06:29Z">
        <w:r>
          <w:rPr>
            <w:rFonts w:ascii="Times New Roman" w:hAnsi="Times New Roman"/>
            <w:highlight w:val="yellow"/>
            <w:lang w:val="en-US"/>
          </w:rPr>
          <w:delText xml:space="preserve"> OBE in patients with dizziness, as well as a contribution of migraine. Depersonalization-derealization was the only significant p</w:delText>
        </w:r>
      </w:del>
      <w:del w:id="199" w:author="Christophe Lopez" w:date="2026-10-07T11:06:29Z">
        <w:r>
          <w:rPr>
            <w:rFonts w:ascii="Times New Roman" w:hAnsi="Times New Roman"/>
            <w:highlight w:val="yellow"/>
            <w:lang w:val="en-US"/>
          </w:rPr>
          <w:delText xml:space="preserve">redictor of OBE in </w:delText>
        </w:r>
      </w:del>
      <w:del w:id="200" w:author="Christophe Lopez" w:date="2026-10-07T11:06:29Z">
        <w:r>
          <w:rPr>
            <w:rFonts w:ascii="Times New Roman" w:hAnsi="Times New Roman"/>
            <w:highlight w:val="yellow"/>
            <w:lang w:val="en-US"/>
          </w:rPr>
          <w:delText xml:space="preserve">healthy controls. Altogether, our data indicate that OBE in patients with dizziness may arise from a combination of perceptual incoherence evoked by the vestibular dysfunction with psychological factors (depersonalization-derealization, depression and anxi</w:delText>
        </w:r>
      </w:del>
      <w:del w:id="201" w:author="Christophe Lopez" w:date="2026-10-07T11:06:29Z">
        <w:r>
          <w:rPr>
            <w:rFonts w:ascii="Times New Roman" w:hAnsi="Times New Roman"/>
            <w:highlight w:val="yellow"/>
            <w:lang w:val="en-US"/>
          </w:rPr>
          <w:delText xml:space="preserve">ety) and neurological factors (migraine).","container-title":"Cortex","DO</w:delText>
        </w:r>
      </w:del>
      <w:del w:id="202" w:author="Christophe Lopez" w:date="2026-10-07T11:06:29Z">
        <w:r>
          <w:rPr>
            <w:rFonts w:ascii="Times New Roman" w:hAnsi="Times New Roman"/>
            <w:highlight w:val="yellow"/>
            <w:lang w:val="en-US"/>
          </w:rPr>
          <w:delText xml:space="preserve">I":"</w:delText>
        </w:r>
      </w:del>
      <w:del w:id="203" w:author="Christophe Lopez" w:date="2026-10-07T11:06:29Z">
        <w:r>
          <w:rPr>
            <w:rFonts w:ascii="Times New Roman" w:hAnsi="Times New Roman"/>
            <w:highlight w:val="yellow"/>
            <w:lang w:val="en-US"/>
          </w:rPr>
          <w:delText xml:space="preserve">10.1016/j.cortex.2017.05.026",</w:delText>
        </w:r>
      </w:del>
      <w:del w:id="204" w:author="Christophe Lopez" w:date="2026-10-07T11:06:29Z">
        <w:r>
          <w:rPr>
            <w:rFonts w:ascii="Times New Roman" w:hAnsi="Times New Roman"/>
            <w:highlight w:val="yellow"/>
            <w:lang w:val="en-US"/>
          </w:rPr>
          <w:delText xml:space="preserve">"ISSN":"1973-8102","journalAbbreviation":"Cortex","language":"eng","note":"PMID: 28669509","page":"193-206","source":"PubMed","tit</w:delText>
        </w:r>
      </w:del>
      <w:del w:id="205" w:author="Christophe Lopez" w:date="2026-10-07T11:06:29Z">
        <w:r>
          <w:rPr>
            <w:rFonts w:ascii="Times New Roman" w:hAnsi="Times New Roman"/>
            <w:highlight w:val="yellow"/>
            <w:lang w:val="en-US"/>
          </w:rPr>
          <w:delText xml:space="preserve">le":"Out-of-body ex</w:delText>
        </w:r>
      </w:del>
      <w:del w:id="206" w:author="Christophe Lopez" w:date="2026-10-07T11:06:29Z">
        <w:r>
          <w:rPr>
            <w:rFonts w:ascii="Times New Roman" w:hAnsi="Times New Roman"/>
            <w:highlight w:val="yellow"/>
            <w:lang w:val="en-US"/>
          </w:rPr>
          <w:delText xml:space="preserve">perience in vestibular disorders - A prospective study of 210 patients with dizziness","volume":"104","author":[{"family":"Lopez","given":"Christophe"},{"family":"Elzière","given":"Maya"}],"issued":{"date-parts":[["2018",7]]}}}],"schema":"https://github.co</w:delText>
        </w:r>
      </w:del>
      <w:del w:id="207" w:author="Christophe Lopez" w:date="2026-10-07T11:06:29Z">
        <w:r>
          <w:rPr>
            <w:rFonts w:ascii="Times New Roman" w:hAnsi="Times New Roman"/>
            <w:highlight w:val="yellow"/>
            <w:lang w:val="en-US"/>
          </w:rPr>
          <w:delText xml:space="preserve">m/citation-style-language/schema/raw/master/csl-citation.json"} </w:delText>
        </w:r>
      </w:del>
      <w:del w:id="208" w:author="Christophe Lopez" w:date="2026-10-07T11:06:29Z">
        <w:r>
          <w:rPr>
            <w:rFonts w:ascii="Times New Roman" w:hAnsi="Times New Roman"/>
            <w:highlight w:val="yellow"/>
            <w:lang w:val="en-US"/>
          </w:rPr>
          <w:fldChar w:fldCharType="separate"/>
        </w:r>
      </w:del>
      <w:del w:id="209" w:author="Christophe Lopez" w:date="2026-10-07T11:06:29Z">
        <w:r>
          <w:rPr>
            <w:rFonts w:ascii="Times New Roman" w:hAnsi="Times New Roman"/>
            <w:highlight w:val="yellow"/>
            <w:lang w:val="en-US"/>
          </w:rPr>
          <w:delText xml:space="preserve">(Lopez a</w:delText>
        </w:r>
      </w:del>
      <w:del w:id="210" w:author="Christophe Lopez" w:date="2026-10-07T11:06:29Z">
        <w:r>
          <w:rPr>
            <w:rFonts w:ascii="Times New Roman" w:hAnsi="Times New Roman"/>
            <w:highlight w:val="yellow"/>
            <w:lang w:val="en-US"/>
          </w:rPr>
          <w:delText xml:space="preserve">nd E</w:delText>
        </w:r>
      </w:del>
      <w:del w:id="211" w:author="Christophe Lopez" w:date="2026-10-07T11:06:29Z">
        <w:r>
          <w:rPr>
            <w:rFonts w:ascii="Times New Roman" w:hAnsi="Times New Roman"/>
            <w:highlight w:val="yellow"/>
            <w:lang w:val="en-US"/>
          </w:rPr>
          <w:delText xml:space="preserve">lzière 2018)</w:delText>
        </w:r>
      </w:del>
      <w:del w:id="212" w:author="Christophe Lopez" w:date="2026-10-07T11:06:29Z">
        <w:r>
          <w:rPr>
            <w:rFonts w:ascii="Times New Roman" w:hAnsi="Times New Roman"/>
            <w:highlight w:val="yellow"/>
            <w:lang w:val="en-US"/>
          </w:rPr>
          <w:fldChar w:fldCharType="end"/>
        </w:r>
      </w:del>
      <w:del w:id="213" w:author="Christophe Lopez" w:date="2026-10-07T11:06:29Z">
        <w:r>
          <w:rPr>
            <w:rFonts w:ascii="Times New Roman" w:hAnsi="Times New Roman"/>
            <w:highlight w:val="yellow"/>
            <w:lang w:val="en-US"/>
          </w:rPr>
          <w:delText xml:space="preserve">.</w:delText>
        </w:r>
      </w:del>
      <w:del w:id="214" w:author="Christophe Lopez" w:date="2026-10-07T11:06:29Z">
        <w:r>
          <w:rPr>
            <w:rFonts w:ascii="Times New Roman" w:hAnsi="Times New Roman"/>
            <w:lang w:val="en-US"/>
          </w:rPr>
          <w:delText xml:space="preserve"> </w:delText>
        </w:r>
      </w:del>
      <w:r>
        <w:rPr>
          <w:rFonts w:ascii="Times New Roman" w:hAnsi="Times New Roman"/>
          <w:lang w:val="en-US"/>
        </w:rPr>
        <w:t xml:space="preserve">Participants we</w:t>
      </w:r>
      <w:r>
        <w:rPr>
          <w:rFonts w:ascii="Times New Roman" w:hAnsi="Times New Roman"/>
          <w:lang w:val="en-US"/>
        </w:rPr>
        <w:t xml:space="preserve">re recruited in the area of Marseille, South of France</w:t>
      </w:r>
      <w:del w:id="215" w:author="Christophe Lopez" w:date="2026-10-07T11:06:29Z">
        <w:r>
          <w:rPr>
            <w:rFonts w:ascii="Times New Roman" w:hAnsi="Times New Roman"/>
            <w:lang w:val="en-US"/>
          </w:rPr>
          <w:delText xml:space="preserve">, at the same otoneurological center</w:delText>
        </w:r>
      </w:del>
      <w:del w:id="216" w:author="Christophe Lopez" w:date="2026-10-07T11:06:29Z">
        <w:r>
          <w:rPr>
            <w:rFonts w:ascii="Times New Roman" w:hAnsi="Times New Roman"/>
            <w:color w:val="000000"/>
            <w:lang w:val="en-GB"/>
          </w:rPr>
          <w:delText xml:space="preserve"> </w:delText>
        </w:r>
      </w:del>
      <w:del w:id="217" w:author="Christophe Lopez" w:date="2026-10-07T11:06:29Z">
        <w:r>
          <w:rPr>
            <w:rFonts w:ascii="Times New Roman" w:hAnsi="Times New Roman"/>
            <w:color w:val="000000"/>
            <w:lang w:val="en-GB"/>
          </w:rPr>
          <w:delText xml:space="preserve">(</w:delText>
        </w:r>
      </w:del>
      <w:del w:id="218" w:author="Christophe Lopez" w:date="2026-10-07T11:06:29Z">
        <w:r>
          <w:rPr>
            <w:rFonts w:ascii="Times New Roman" w:hAnsi="Times New Roman"/>
            <w:color w:val="000000"/>
            <w:lang w:val="en-GB"/>
          </w:rPr>
          <w:delText xml:space="preserve">European Hospital </w:delText>
        </w:r>
      </w:del>
      <w:del w:id="219" w:author="Christophe Lopez" w:date="2026-10-07T11:06:29Z">
        <w:r>
          <w:rPr>
            <w:rFonts w:ascii="Times New Roman" w:hAnsi="Times New Roman"/>
            <w:color w:val="000000"/>
            <w:lang w:val="en-GB"/>
          </w:rPr>
          <w:delText xml:space="preserve">of</w:delText>
        </w:r>
      </w:del>
      <w:del w:id="220" w:author="Christophe Lopez" w:date="2026-10-07T11:06:29Z">
        <w:r>
          <w:rPr>
            <w:rFonts w:ascii="Times New Roman" w:hAnsi="Times New Roman"/>
            <w:color w:val="000000"/>
            <w:lang w:val="en-GB"/>
          </w:rPr>
          <w:delText xml:space="preserve"> Marseille, France</w:delText>
        </w:r>
      </w:del>
      <w:del w:id="221" w:author="Christophe Lopez" w:date="2026-10-07T11:06:29Z">
        <w:r>
          <w:rPr>
            <w:rFonts w:ascii="Times New Roman" w:hAnsi="Times New Roman"/>
            <w:color w:val="000000"/>
            <w:lang w:val="en-GB"/>
          </w:rPr>
          <w:delText xml:space="preserve">)</w:delText>
        </w:r>
      </w:del>
      <w:r>
        <w:rPr>
          <w:rFonts w:ascii="Times New Roman" w:hAnsi="Times New Roman"/>
          <w:color w:val="000000"/>
          <w:lang w:val="en-GB"/>
        </w:rPr>
        <w:t xml:space="preserve">. </w:t>
      </w:r>
      <w:r>
        <w:rPr>
          <w:rFonts w:ascii="Times New Roman" w:hAnsi="Times New Roman"/>
          <w:lang w:val="en-US"/>
        </w:rPr>
        <w:t xml:space="preserve">They were partners, family members and acquaintances that accompanied </w:t>
      </w:r>
      <w:del w:id="222" w:author="Christophe Lopez" w:date="2026-10-07T11:06:29Z">
        <w:r>
          <w:rPr>
            <w:rFonts w:ascii="Times New Roman" w:hAnsi="Times New Roman"/>
            <w:lang w:val="en-US"/>
          </w:rPr>
          <w:delText xml:space="preserve">the </w:delText>
        </w:r>
      </w:del>
      <w:r>
        <w:rPr>
          <w:rFonts w:ascii="Times New Roman" w:hAnsi="Times New Roman"/>
          <w:lang w:val="en-US"/>
        </w:rPr>
        <w:t xml:space="preserve">patients</w:t>
      </w:r>
      <w:ins w:id="223" w:author="Christophe Lopez" w:date="2026-10-07T11:06:29Z">
        <w:r>
          <w:rPr>
            <w:rFonts w:ascii="Times New Roman" w:hAnsi="Times New Roman"/>
            <w:lang w:val="en-US"/>
          </w:rPr>
          <w:t xml:space="preserve"> </w:t>
        </w:r>
      </w:ins>
      <w:del w:id="224" w:author="Christophe Lopez" w:date="2026-10-07T11:06:29Z">
        <w:r>
          <w:rPr>
            <w:rFonts w:ascii="Times New Roman" w:hAnsi="Times New Roman"/>
            <w:lang w:val="en-US"/>
          </w:rPr>
          <w:delText xml:space="preserve"> or</w:delText>
        </w:r>
      </w:del>
      <w:del w:id="225" w:author="Christophe Lopez" w:date="2026-10-07T11:06:29Z">
        <w:r>
          <w:rPr>
            <w:rFonts w:ascii="Times New Roman" w:hAnsi="Times New Roman"/>
            <w:lang w:val="en-US"/>
          </w:rPr>
          <w:delText xml:space="preserve"> </w:delText>
        </w:r>
      </w:del>
      <w:ins w:id="226" w:author="Christophe Lopez" w:date="2026-10-07T11:06:29Z">
        <w:r>
          <w:rPr>
            <w:rFonts w:ascii="Times New Roman" w:hAnsi="Times New Roman"/>
            <w:lang w:val="en-US"/>
          </w:rPr>
          <w:t xml:space="preserve">and </w:t>
        </w:r>
      </w:ins>
      <w:r>
        <w:rPr>
          <w:rFonts w:ascii="Times New Roman" w:hAnsi="Times New Roman"/>
          <w:lang w:val="en-US"/>
        </w:rPr>
        <w:t xml:space="preserve">hospital staff</w:t>
      </w:r>
      <w:ins w:id="227" w:author="Christophe Lopez" w:date="2026-10-07T11:06:29Z">
        <w:r>
          <w:rPr>
            <w:rFonts w:ascii="Times New Roman" w:hAnsi="Times New Roman"/>
            <w:lang w:val="en-US"/>
          </w:rPr>
          <w:t xml:space="preserve"> at </w:t>
        </w:r>
      </w:ins>
      <w:ins w:id="228" w:author="Christophe Lopez" w:date="2026-10-07T11:06:29Z">
        <w:r>
          <w:rPr>
            <w:rFonts w:ascii="Times New Roman" w:hAnsi="Times New Roman"/>
            <w:lang w:val="en-US"/>
          </w:rPr>
          <w:t xml:space="preserve">the European Hospital</w:t>
        </w:r>
      </w:ins>
      <w:ins w:id="229" w:author="Christophe Lopez" w:date="2026-10-07T11:06:29Z">
        <w:r>
          <w:rPr>
            <w:rFonts w:ascii="Times New Roman" w:hAnsi="Times New Roman"/>
            <w:lang w:val="en-US"/>
          </w:rPr>
          <w:t xml:space="preserve">,</w:t>
        </w:r>
      </w:ins>
      <w:ins w:id="230" w:author="Christophe Lopez" w:date="2026-10-07T11:06:29Z">
        <w:r>
          <w:rPr>
            <w:rFonts w:ascii="Times New Roman" w:hAnsi="Times New Roman"/>
            <w:lang w:val="en-US"/>
          </w:rPr>
          <w:t xml:space="preserve"> Mar</w:t>
        </w:r>
      </w:ins>
      <w:ins w:id="231" w:author="Christophe Lopez" w:date="2026-10-07T11:06:29Z">
        <w:r>
          <w:rPr>
            <w:rFonts w:ascii="Times New Roman" w:hAnsi="Times New Roman"/>
            <w:lang w:val="en-US"/>
          </w:rPr>
          <w:t xml:space="preserve">seille</w:t>
        </w:r>
      </w:ins>
      <w:ins w:id="232" w:author="Christophe Lopez" w:date="2026-10-07T11:06:29Z">
        <w:r>
          <w:rPr>
            <w:rFonts w:ascii="Times New Roman" w:hAnsi="Times New Roman"/>
            <w:lang w:val="en-US"/>
          </w:rPr>
          <w:t xml:space="preserve">, or participants recruited from advertis</w:t>
        </w:r>
      </w:ins>
      <w:ins w:id="233" w:author="Christophe Lopez" w:date="2026-10-07T11:06:29Z">
        <w:r>
          <w:rPr>
            <w:rFonts w:ascii="Times New Roman" w:hAnsi="Times New Roman"/>
            <w:lang w:val="en-US"/>
          </w:rPr>
          <w:t xml:space="preserve">e</w:t>
        </w:r>
      </w:ins>
      <w:ins w:id="234" w:author="Christophe Lopez" w:date="2026-10-07T11:06:29Z">
        <w:r>
          <w:rPr>
            <w:rFonts w:ascii="Times New Roman" w:hAnsi="Times New Roman"/>
            <w:lang w:val="en-US"/>
          </w:rPr>
          <w:t xml:space="preserve">ment </w:t>
        </w:r>
      </w:ins>
      <w:ins w:id="235" w:author="Christophe Lopez" w:date="2026-10-07T11:06:29Z">
        <w:r>
          <w:rPr>
            <w:rFonts w:ascii="Times New Roman" w:hAnsi="Times New Roman"/>
            <w:lang w:val="en-US"/>
          </w:rPr>
          <w:t xml:space="preserve">posted </w:t>
        </w:r>
      </w:ins>
      <w:ins w:id="236" w:author="Christophe Lopez" w:date="2026-10-07T11:06:29Z">
        <w:r>
          <w:rPr>
            <w:rFonts w:ascii="Times New Roman" w:hAnsi="Times New Roman"/>
            <w:lang w:val="en-US"/>
          </w:rPr>
          <w:t xml:space="preserve">at Aix-Marse</w:t>
        </w:r>
      </w:ins>
      <w:ins w:id="237" w:author="Christophe Lopez" w:date="2026-10-07T11:06:29Z">
        <w:r>
          <w:rPr>
            <w:rFonts w:ascii="Times New Roman" w:hAnsi="Times New Roman"/>
            <w:lang w:val="en-US"/>
          </w:rPr>
          <w:t xml:space="preserve">ille University</w:t>
        </w:r>
      </w:ins>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del w:id="238" w:author=""/>
          <w:rFonts w:ascii="Times New Roman" w:hAnsi="Times New Roman"/>
          <w:lang w:val="en-US"/>
        </w:rPr>
      </w:pPr>
      <w:del w:id="239" w:author="Christophe Lopez" w:date="2026-10-07T11:06:29Z">
        <w:r>
          <w:rPr>
            <w:rFonts w:ascii="Times New Roman" w:hAnsi="Times New Roman"/>
            <w:lang w:val="en-US"/>
          </w:rPr>
          <w:delText xml:space="preserve">Of the 1,882 individuals invited, 288 submitted responses (</w:delText>
        </w:r>
      </w:del>
      <w:del w:id="240" w:author="Christophe Lopez" w:date="2026-10-07T11:06:29Z">
        <w:r>
          <w:rPr>
            <w:rFonts w:ascii="Times New Roman" w:hAnsi="Times New Roman"/>
            <w:b/>
            <w:bCs/>
            <w:lang w:val="en-US"/>
          </w:rPr>
          <w:delText xml:space="preserve">Figure 1a</w:delText>
        </w:r>
      </w:del>
      <w:del w:id="241" w:author="Christophe Lopez" w:date="2026-10-07T11:06:29Z">
        <w:r>
          <w:rPr>
            <w:rFonts w:ascii="Times New Roman" w:hAnsi="Times New Roman"/>
            <w:lang w:val="en-US"/>
          </w:rPr>
          <w:delText xml:space="preserve">). Among these, 68 responses were excluded due to one</w:delText>
        </w:r>
      </w:del>
      <w:del w:id="242" w:author="Christophe Lopez" w:date="2026-10-07T11:06:29Z">
        <w:r>
          <w:rPr>
            <w:rFonts w:ascii="Times New Roman" w:hAnsi="Times New Roman"/>
            <w:lang w:val="en-US"/>
          </w:rPr>
          <w:delText xml:space="preserve"> or more of the following criteria: patient’s age</w:delText>
        </w:r>
      </w:del>
      <w:del w:id="243" w:author="Christophe Lopez" w:date="2026-10-07T11:06:29Z">
        <w:r>
          <w:rPr>
            <w:rFonts w:ascii="Times New Roman" w:hAnsi="Times New Roman"/>
            <w:lang w:val="en-US"/>
          </w:rPr>
          <w:delText xml:space="preserve"> under 36 months, patient</w:delText>
        </w:r>
      </w:del>
      <w:del w:id="244" w:author="Christophe Lopez" w:date="2026-10-07T11:06:29Z">
        <w:r>
          <w:rPr>
            <w:rFonts w:ascii="Times New Roman" w:hAnsi="Times New Roman"/>
            <w:lang w:val="en-US"/>
          </w:rPr>
          <w:delText xml:space="preserve"> </w:delText>
        </w:r>
      </w:del>
      <w:del w:id="245" w:author="Christophe Lopez" w:date="2026-10-07T11:06:29Z">
        <w:r>
          <w:rPr>
            <w:rFonts w:ascii="Times New Roman" w:hAnsi="Times New Roman"/>
            <w:lang w:val="en-US"/>
          </w:rPr>
          <w:delText xml:space="preserve">unable to speak or communicate, or unable to understand others. These exclusions </w:delText>
        </w:r>
      </w:del>
      <w:del w:id="246" w:author="Christophe Lopez" w:date="2026-10-07T11:06:29Z">
        <w:r>
          <w:rPr>
            <w:rFonts w:ascii="Times New Roman" w:hAnsi="Times New Roman"/>
            <w:lang w:val="en-US"/>
          </w:rPr>
          <w:delText xml:space="preserve">were necessary as vertigo is a subjective symptom that requires the affected individual to communicate their experience effectively. Ultimately, 220 responses were included and analyzed.</w:delText>
        </w:r>
      </w:del>
      <w:del w:id="247">
        <w:r>
          <w:rPr>
            <w:rFonts w:ascii="Times New Roman" w:hAnsi="Times New Roman"/>
            <w:lang w:val="en-US"/>
          </w:rPr>
        </w:r>
      </w:del>
      <w:del w:id="248">
        <w:r>
          <w:rPr>
            <w:rFonts w:ascii="Times New Roman" w:hAnsi="Times New Roman"/>
            <w:lang w:val="en-US"/>
          </w:rPr>
        </w:r>
      </w:del>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lang w:val="en-GB"/>
        </w:rPr>
      </w:pPr>
      <w:r>
        <w:rPr>
          <w:rFonts w:ascii="Times New Roman" w:hAnsi="Times New Roman"/>
          <w:b/>
          <w:lang w:val="en-GB"/>
        </w:rPr>
        <w:t xml:space="preserve">Ethical approval and patient’s consent</w:t>
      </w:r>
      <w:r>
        <w:rPr>
          <w:rFonts w:ascii="Times New Roman" w:hAnsi="Times New Roman"/>
          <w:b/>
          <w:lang w:val="en-GB"/>
        </w:rPr>
      </w:r>
      <w:r>
        <w:rPr>
          <w:rFonts w:ascii="Times New Roman" w:hAnsi="Times New Roman"/>
          <w:b/>
          <w:lang w:val="en-GB"/>
        </w:rPr>
      </w:r>
    </w:p>
    <w:p>
      <w:pPr>
        <w:pStyle w:val="949"/>
        <w:pBdr/>
        <w:spacing w:after="0" w:line="240" w:lineRule="auto"/>
        <w:ind/>
        <w:jc w:val="both"/>
        <w:rPr>
          <w:rFonts w:ascii="Times New Roman" w:hAnsi="Times New Roman"/>
          <w:color w:val="ff0000"/>
          <w:lang w:val="en-US"/>
          <w:rPrChange w:id="249" w:author="Christophe Lopez" w:date="2026-10-07T11:06:29Z">
            <w:rPr>
              <w:rFonts w:ascii="Times New Roman" w:hAnsi="Times New Roman"/>
              <w:lang w:val="en-US"/>
            </w:rPr>
          </w:rPrChange>
        </w:rPr>
      </w:pPr>
      <w:r>
        <w:rPr>
          <w:rFonts w:ascii="Times New Roman" w:hAnsi="Times New Roman"/>
          <w:lang w:val="en-US"/>
        </w:rPr>
        <w:t xml:space="preserve">Ethical approval was granted by our </w:t>
      </w:r>
      <w:r>
        <w:rPr>
          <w:rFonts w:ascii="Times New Roman" w:hAnsi="Times New Roman"/>
          <w:lang w:val="en-US"/>
        </w:rPr>
        <w:t xml:space="preserve">I</w:t>
      </w:r>
      <w:r>
        <w:rPr>
          <w:rFonts w:ascii="Times New Roman" w:hAnsi="Times New Roman"/>
          <w:lang w:val="en-US"/>
        </w:rPr>
        <w:t xml:space="preserve">nstitutional Ethics Committee (</w:t>
      </w:r>
      <w:r>
        <w:rPr>
          <w:rFonts w:ascii="Times New Roman" w:hAnsi="Times New Roman"/>
          <w:color w:val="000000"/>
          <w:lang w:val="en-GB"/>
        </w:rPr>
        <w:t xml:space="preserve">ImVesPerSE study</w:t>
      </w:r>
      <w:r>
        <w:rPr>
          <w:rFonts w:ascii="Times New Roman" w:hAnsi="Times New Roman"/>
          <w:color w:val="000000"/>
          <w:lang w:val="en-GB"/>
        </w:rPr>
        <w:t xml:space="preserve">: </w:t>
      </w:r>
      <w:r>
        <w:rPr>
          <w:rFonts w:ascii="Times New Roman" w:hAnsi="Times New Roman"/>
          <w:lang w:val="en-US"/>
        </w:rPr>
        <w:t xml:space="preserve">Hôpital Européen, CEDP-HE16.03) </w:t>
      </w:r>
      <w:r>
        <w:rPr>
          <w:rFonts w:ascii="Times New Roman" w:hAnsi="Times New Roman"/>
          <w:lang w:val="en-US"/>
        </w:rPr>
        <w:t xml:space="preserve">and </w:t>
      </w:r>
      <w:r>
        <w:rPr>
          <w:rFonts w:ascii="Times New Roman" w:hAnsi="Times New Roman"/>
          <w:lang w:val="en-US"/>
        </w:rPr>
        <w:t xml:space="preserve">Nationa</w:t>
      </w:r>
      <w:r>
        <w:rPr>
          <w:rFonts w:ascii="Times New Roman" w:hAnsi="Times New Roman"/>
          <w:lang w:val="en-US"/>
        </w:rPr>
        <w:t xml:space="preserve">l Ethics </w:t>
      </w:r>
      <w:r>
        <w:rPr>
          <w:rFonts w:ascii="Times New Roman" w:hAnsi="Times New Roman"/>
          <w:lang w:val="en-US"/>
        </w:rPr>
        <w:t xml:space="preserve">Review Bo</w:t>
      </w:r>
      <w:r>
        <w:rPr>
          <w:rFonts w:ascii="Times New Roman" w:hAnsi="Times New Roman"/>
          <w:lang w:val="en-US"/>
        </w:rPr>
        <w:t xml:space="preserve">ard</w:t>
      </w:r>
      <w:r>
        <w:rPr>
          <w:rFonts w:ascii="Times New Roman" w:hAnsi="Times New Roman"/>
          <w:lang w:val="en-US"/>
        </w:rPr>
        <w:t xml:space="preserve"> </w:t>
      </w:r>
      <w:r>
        <w:rPr>
          <w:rFonts w:ascii="Times New Roman" w:hAnsi="Times New Roman"/>
          <w:color w:val="000000"/>
          <w:lang w:val="en-US"/>
          <w:rPrChange w:id="250" w:author="Christophe Lopez" w:date="2026-10-07T11:06:29Z">
            <w:rPr>
              <w:rFonts w:ascii="Times New Roman" w:hAnsi="Times New Roman"/>
              <w:lang w:val="en-US"/>
            </w:rPr>
          </w:rPrChange>
        </w:rPr>
        <w:t xml:space="preserve">(</w:t>
      </w:r>
      <w:r>
        <w:rPr>
          <w:rFonts w:ascii="Times New Roman" w:hAnsi="Times New Roman"/>
          <w:color w:val="000000"/>
          <w:lang w:val="en-GB"/>
        </w:rPr>
        <w:t xml:space="preserve">PERSOCOR</w:t>
      </w:r>
      <w:r>
        <w:rPr>
          <w:rFonts w:ascii="Times New Roman" w:hAnsi="Times New Roman"/>
          <w:color w:val="000000"/>
          <w:lang w:val="en-GB"/>
          <w:rPrChange w:id="251" w:author="Christophe Lopez" w:date="2026-10-07T11:06:29Z">
            <w:rPr>
              <w:rFonts w:ascii="Times New Roman" w:hAnsi="Times New Roman"/>
              <w:color w:val="ff0000"/>
              <w:lang w:val="en-GB"/>
            </w:rPr>
          </w:rPrChange>
        </w:rPr>
        <w:t xml:space="preserve">: </w:t>
      </w:r>
      <w:r>
        <w:rPr>
          <w:rFonts w:ascii="Times New Roman" w:hAnsi="Times New Roman"/>
          <w:color w:val="000000"/>
          <w:lang w:val="en-GB"/>
          <w:rPrChange w:id="252" w:author="Christophe Lopez" w:date="2026-10-07T11:06:29Z">
            <w:rPr>
              <w:rFonts w:ascii="Times New Roman" w:hAnsi="Times New Roman"/>
              <w:color w:val="ff0000"/>
              <w:lang w:val="en-GB"/>
            </w:rPr>
          </w:rPrChange>
        </w:rPr>
        <w:t xml:space="preserve">CPP Île de Franc</w:t>
      </w:r>
      <w:r>
        <w:rPr>
          <w:rFonts w:ascii="Times New Roman" w:hAnsi="Times New Roman"/>
          <w:color w:val="000000"/>
          <w:lang w:val="en-GB"/>
          <w:rPrChange w:id="253" w:author="Christophe Lopez" w:date="2026-10-07T11:06:29Z">
            <w:rPr>
              <w:rFonts w:ascii="Times New Roman" w:hAnsi="Times New Roman"/>
              <w:color w:val="ff0000"/>
              <w:lang w:val="en-GB"/>
            </w:rPr>
          </w:rPrChange>
        </w:rPr>
        <w:t xml:space="preserve">e 2, n°</w:t>
      </w:r>
      <w:r>
        <w:rPr>
          <w:rFonts w:ascii="Times New Roman" w:hAnsi="Times New Roman"/>
          <w:color w:val="000000"/>
          <w:lang w:val="en-US"/>
          <w:rPrChange w:id="254" w:author="Christophe Lopez" w:date="2026-10-07T11:06:29Z">
            <w:rPr>
              <w:rFonts w:ascii="Times New Roman" w:hAnsi="Times New Roman"/>
              <w:color w:val="ff0000"/>
              <w:lang w:val="en-US"/>
            </w:rPr>
          </w:rPrChange>
        </w:rPr>
        <w:t xml:space="preserve"> </w:t>
      </w:r>
      <w:r>
        <w:rPr>
          <w:rFonts w:ascii="Times New Roman" w:hAnsi="Times New Roman"/>
          <w:color w:val="000000"/>
          <w:lang w:val="en-GB"/>
          <w:rPrChange w:id="255" w:author="Christophe Lopez" w:date="2026-10-07T11:06:29Z">
            <w:rPr>
              <w:rFonts w:ascii="Times New Roman" w:hAnsi="Times New Roman"/>
              <w:color w:val="ff0000"/>
              <w:lang w:val="en-GB"/>
            </w:rPr>
          </w:rPrChange>
        </w:rPr>
        <w:t xml:space="preserve">2021-A03111-40</w:t>
      </w:r>
      <w:ins w:id="256" w:author="Christophe Lopez" w:date="2026-10-07T11:06:29Z">
        <w:r>
          <w:rPr>
            <w:rFonts w:ascii="Times New Roman" w:hAnsi="Times New Roman"/>
            <w:color w:val="000000"/>
            <w:lang w:val="en-GB"/>
          </w:rPr>
          <w:t xml:space="preserve">; VEST</w:t>
        </w:r>
      </w:ins>
      <w:ins w:id="257" w:author="Christophe Lopez" w:date="2026-10-07T11:06:29Z">
        <w:r>
          <w:rPr>
            <w:rFonts w:ascii="Times New Roman" w:hAnsi="Times New Roman"/>
            <w:color w:val="000000"/>
            <w:lang w:val="en-GB"/>
          </w:rPr>
          <w:t xml:space="preserve">IC</w:t>
        </w:r>
      </w:ins>
      <w:ins w:id="258" w:author="Christophe Lopez" w:date="2026-10-07T11:06:29Z">
        <w:r>
          <w:rPr>
            <w:rFonts w:ascii="Times New Roman" w:hAnsi="Times New Roman"/>
            <w:color w:val="000000"/>
            <w:lang w:val="en-GB"/>
          </w:rPr>
          <w:t xml:space="preserve">OR: </w:t>
        </w:r>
      </w:ins>
      <w:ins w:id="259" w:author="Christophe Lopez" w:date="2026-10-07T11:06:29Z">
        <w:r>
          <w:rPr>
            <w:rFonts w:ascii="Times New Roman" w:hAnsi="Times New Roman"/>
            <w:color w:val="000000"/>
            <w:lang w:val="en-GB"/>
          </w:rPr>
          <w:t xml:space="preserve">CPP Ouest IV, n°</w:t>
        </w:r>
      </w:ins>
      <w:ins w:id="260" w:author="Christophe Lopez" w:date="2026-10-07T11:06:29Z">
        <w:r>
          <w:rPr>
            <w:rFonts w:eastAsia="Times New Roman" w:cs="Calibri"/>
            <w:color w:val="000000"/>
            <w:sz w:val="17"/>
            <w:szCs w:val="17"/>
            <w:lang w:eastAsia="fr-FR"/>
          </w:rPr>
          <w:t xml:space="preserve"> </w:t>
        </w:r>
      </w:ins>
      <w:ins w:id="261" w:author="Christophe Lopez" w:date="2026-10-07T11:06:29Z">
        <w:r>
          <w:rPr>
            <w:rFonts w:ascii="Times New Roman" w:hAnsi="Times New Roman"/>
            <w:color w:val="000000"/>
          </w:rPr>
          <w:t xml:space="preserve">2022-A00098-35</w:t>
        </w:r>
      </w:ins>
      <w:r>
        <w:rPr>
          <w:rFonts w:ascii="Times New Roman" w:hAnsi="Times New Roman"/>
          <w:color w:val="000000"/>
          <w:lang w:val="en-GB"/>
          <w:rPrChange w:id="262" w:author="Christophe Lopez" w:date="2026-10-07T11:06:29Z">
            <w:rPr>
              <w:rFonts w:ascii="Times New Roman" w:hAnsi="Times New Roman"/>
              <w:color w:val="ff0000"/>
              <w:lang w:val="en-GB"/>
            </w:rPr>
          </w:rPrChange>
        </w:rPr>
        <w:t xml:space="preserve">) </w:t>
      </w:r>
      <w:r>
        <w:rPr>
          <w:rFonts w:ascii="Times New Roman" w:hAnsi="Times New Roman"/>
          <w:lang w:val="en-US"/>
        </w:rPr>
        <w:t xml:space="preserve">and procedures were in accordance with the Declaration of Helsinki. Par</w:t>
      </w:r>
      <w:r>
        <w:rPr>
          <w:rFonts w:ascii="Times New Roman" w:hAnsi="Times New Roman"/>
          <w:lang w:val="en-US"/>
        </w:rPr>
        <w:t xml:space="preserve">ticipants ga</w:t>
      </w:r>
      <w:r>
        <w:rPr>
          <w:rFonts w:ascii="Times New Roman" w:hAnsi="Times New Roman"/>
          <w:lang w:val="en-US"/>
        </w:rPr>
        <w:t xml:space="preserve">ve their consent to participate in the study</w:t>
      </w:r>
      <w:r>
        <w:rPr>
          <w:rFonts w:ascii="Times New Roman" w:hAnsi="Times New Roman"/>
          <w:lang w:val="en-US"/>
        </w:rPr>
        <w:t xml:space="preserve"> for </w:t>
      </w:r>
      <w:del w:id="263" w:author="Christophe Lopez" w:date="2026-10-07T11:06:29Z">
        <w:r>
          <w:rPr>
            <w:rFonts w:ascii="Times New Roman" w:hAnsi="Times New Roman"/>
            <w:lang w:val="en-US"/>
          </w:rPr>
          <w:delText xml:space="preserve">the </w:delText>
        </w:r>
      </w:del>
      <w:r>
        <w:rPr>
          <w:rFonts w:ascii="Times New Roman" w:hAnsi="Times New Roman"/>
          <w:color w:val="000000"/>
          <w:lang w:val="en-GB"/>
        </w:rPr>
        <w:t xml:space="preserve">PERSOCOR</w:t>
      </w:r>
      <w:ins w:id="264" w:author="Christophe Lopez" w:date="2026-10-07T11:06:29Z">
        <w:r>
          <w:rPr>
            <w:rFonts w:ascii="Times New Roman" w:hAnsi="Times New Roman"/>
            <w:color w:val="000000"/>
            <w:lang w:val="en-GB"/>
          </w:rPr>
          <w:t xml:space="preserve"> and VESTICOR</w:t>
        </w:r>
      </w:ins>
      <w:r>
        <w:rPr>
          <w:rFonts w:ascii="Times New Roman" w:hAnsi="Times New Roman"/>
          <w:lang w:val="en-US"/>
        </w:rPr>
        <w:t xml:space="preserve">, but a formal consent form was waived by the institution</w:t>
      </w:r>
      <w:r>
        <w:rPr>
          <w:rFonts w:ascii="Times New Roman" w:hAnsi="Times New Roman"/>
          <w:lang w:val="en-US"/>
        </w:rPr>
        <w:t xml:space="preserve"> for the </w:t>
      </w:r>
      <w:r>
        <w:rPr>
          <w:rFonts w:ascii="Times New Roman" w:hAnsi="Times New Roman"/>
          <w:color w:val="000000"/>
          <w:lang w:val="en-GB"/>
        </w:rPr>
        <w:t xml:space="preserve">ImVesPerSE study</w:t>
      </w:r>
      <w:r>
        <w:rPr>
          <w:rFonts w:ascii="Times New Roman" w:hAnsi="Times New Roman"/>
          <w:lang w:val="en-US"/>
        </w:rPr>
        <w:t xml:space="preserve">.</w:t>
      </w:r>
      <w:r>
        <w:rPr>
          <w:rFonts w:ascii="Times New Roman" w:hAnsi="Times New Roman"/>
          <w:lang w:val="en-US"/>
        </w:rPr>
        <w:t xml:space="preserve"> Participants</w:t>
      </w:r>
      <w:r>
        <w:rPr>
          <w:rFonts w:ascii="Times New Roman" w:hAnsi="Times New Roman"/>
          <w:lang w:val="en-US"/>
        </w:rPr>
        <w:t xml:space="preserve"> received no payment or compensation.</w:t>
      </w:r>
      <w:r>
        <w:rPr>
          <w:rFonts w:ascii="Times New Roman" w:hAnsi="Times New Roman"/>
          <w:color w:val="ff0000"/>
          <w:lang w:val="en-US"/>
          <w:rPrChange w:id="265" w:author="Christophe Lopez" w:date="2026-10-07T11:06:29Z">
            <w:rPr>
              <w:rFonts w:ascii="Times New Roman" w:hAnsi="Times New Roman"/>
              <w:lang w:val="en-US"/>
            </w:rPr>
          </w:rPrChange>
        </w:rPr>
      </w:r>
      <w:r>
        <w:rPr>
          <w:rFonts w:ascii="Times New Roman" w:hAnsi="Times New Roman"/>
          <w:color w:val="ff0000"/>
          <w:lang w:val="en-US"/>
          <w:rPrChange w:id="266" w:author="Christophe Lopez" w:date="2026-10-07T11:06:29Z">
            <w:rPr>
              <w:rFonts w:ascii="Times New Roman" w:hAnsi="Times New Roman"/>
              <w:lang w:val="en-US"/>
            </w:rPr>
          </w:rPrChange>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bCs/>
          <w:iCs/>
          <w:lang w:val="en-US"/>
        </w:rPr>
      </w:pPr>
      <w:r>
        <w:rPr>
          <w:rFonts w:ascii="Times New Roman" w:hAnsi="Times New Roman"/>
          <w:b/>
          <w:bCs/>
          <w:iCs/>
          <w:lang w:val="en-US"/>
        </w:rPr>
        <w:t xml:space="preserve">P</w:t>
      </w:r>
      <w:r>
        <w:rPr>
          <w:rFonts w:ascii="Times New Roman" w:hAnsi="Times New Roman"/>
          <w:b/>
          <w:bCs/>
          <w:iCs/>
          <w:lang w:val="en-US"/>
        </w:rPr>
        <w:t xml:space="preserve">rocedures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Participants answered all questionnaires on papers. The CDS translated in French included a first section about basic sociodemographic data, including age, sex, education</w:t>
      </w:r>
      <w:r>
        <w:rPr>
          <w:rFonts w:ascii="Times New Roman" w:hAnsi="Times New Roman"/>
          <w:lang w:val="en-US"/>
        </w:rPr>
        <w:t xml:space="preserve"> level, marital status, empl</w:t>
      </w:r>
      <w:r>
        <w:rPr>
          <w:rFonts w:ascii="Times New Roman" w:hAnsi="Times New Roman"/>
          <w:lang w:val="en-US"/>
        </w:rPr>
        <w:t xml:space="preserve">oyment status, smoking and drinking habits, and history of migraine.</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ab/>
        <w:t xml:space="preserve">In the second section of </w:t>
      </w:r>
      <w:r>
        <w:rPr>
          <w:rFonts w:ascii="Times New Roman" w:hAnsi="Times New Roman"/>
          <w:lang w:val="en-US"/>
        </w:rPr>
        <w:t xml:space="preserve">the question</w:t>
      </w:r>
      <w:r>
        <w:rPr>
          <w:rFonts w:ascii="Times New Roman" w:hAnsi="Times New Roman"/>
          <w:lang w:val="en-US"/>
        </w:rPr>
        <w:t xml:space="preserve">naire, participants were asked whether they have had these 29 experiences during the last six months. As in the original CDS, the questionnaire was introduced as follows: </w:t>
      </w:r>
      <w:r>
        <w:rPr>
          <w:rFonts w:ascii="Times New Roman" w:hAnsi="Times New Roman"/>
          <w:i/>
          <w:lang w:val="en-US"/>
        </w:rPr>
        <w:t xml:space="preserve">This questionnaire desc</w:t>
      </w:r>
      <w:r>
        <w:rPr>
          <w:rFonts w:ascii="Times New Roman" w:hAnsi="Times New Roman"/>
          <w:i/>
          <w:lang w:val="en-US"/>
        </w:rPr>
        <w:t xml:space="preserve">r</w:t>
      </w:r>
      <w:r>
        <w:rPr>
          <w:rFonts w:ascii="Times New Roman" w:hAnsi="Times New Roman"/>
          <w:i/>
          <w:lang w:val="en-US"/>
        </w:rPr>
        <w:t xml:space="preserve">ibes strange and ‘funny’ experiences that normal people may have in their daily life. We are interested in their: (a) frequency, i.e. how often have you had these </w:t>
      </w:r>
      <w:r>
        <w:rPr>
          <w:rFonts w:ascii="Times New Roman" w:hAnsi="Times New Roman"/>
          <w:i/>
          <w:lang w:val="en-US"/>
        </w:rPr>
        <w:t xml:space="preserve">experiences</w:t>
      </w:r>
      <w:r>
        <w:rPr>
          <w:rFonts w:ascii="Times New Roman" w:hAnsi="Times New Roman"/>
          <w:i/>
          <w:lang w:val="en-US"/>
        </w:rPr>
        <w:t xml:space="preserve"> over the last six months</w:t>
      </w:r>
      <w:r>
        <w:rPr>
          <w:rFonts w:ascii="Times New Roman" w:hAnsi="Times New Roman"/>
          <w:i/>
          <w:lang w:val="en-US"/>
        </w:rPr>
        <w:t xml:space="preserve"> </w:t>
      </w:r>
      <w:r>
        <w:rPr>
          <w:rFonts w:ascii="Times New Roman" w:hAnsi="Times New Roman"/>
          <w:i/>
          <w:lang w:val="en-US"/>
        </w:rPr>
        <w:t xml:space="preserve">and (b) th</w:t>
      </w:r>
      <w:r>
        <w:rPr>
          <w:rFonts w:ascii="Times New Roman" w:hAnsi="Times New Roman"/>
          <w:i/>
          <w:lang w:val="en-US"/>
        </w:rPr>
        <w:t xml:space="preserve">eir approximate d</w:t>
      </w:r>
      <w:r>
        <w:rPr>
          <w:rFonts w:ascii="Times New Roman" w:hAnsi="Times New Roman"/>
          <w:i/>
          <w:lang w:val="en-US"/>
        </w:rPr>
        <w:t xml:space="preserve">uration</w:t>
      </w:r>
      <w:r>
        <w:rPr>
          <w:rFonts w:ascii="Times New Roman" w:hAnsi="Times New Roman"/>
          <w:lang w:val="en-US"/>
        </w:rPr>
        <w:t xml:space="preserve">. For each item, participants indicated the frequency of the experience on a scale </w:t>
      </w:r>
      <w:r>
        <w:rPr>
          <w:rFonts w:ascii="Times New Roman" w:hAnsi="Times New Roman"/>
          <w:lang w:val="en-US"/>
        </w:rPr>
        <w:t xml:space="preserve">ranging from 0 (“never”) to 4 (“all the time”), and the duration of</w:t>
      </w:r>
      <w:r>
        <w:rPr>
          <w:rFonts w:ascii="Times New Roman" w:hAnsi="Times New Roman"/>
          <w:lang w:val="en-US"/>
        </w:rPr>
        <w:t xml:space="preserve"> the experience on a scale </w:t>
      </w:r>
      <w:r>
        <w:rPr>
          <w:rFonts w:ascii="Times New Roman" w:hAnsi="Times New Roman"/>
          <w:lang w:val="en-US"/>
        </w:rPr>
        <w:t xml:space="preserve">ranging </w:t>
      </w:r>
      <w:r>
        <w:rPr>
          <w:rFonts w:ascii="Times New Roman" w:hAnsi="Times New Roman"/>
          <w:lang w:val="en-US"/>
        </w:rPr>
        <w:t xml:space="preserve">from 1 (“few seconds”) to 6 (“more than a week”). The introductory paragraph indicated: </w:t>
      </w:r>
      <w:r>
        <w:rPr>
          <w:rFonts w:ascii="Times New Roman" w:hAnsi="Times New Roman"/>
          <w:i/>
          <w:lang w:val="en-US"/>
        </w:rPr>
        <w:t xml:space="preserve">If y</w:t>
      </w:r>
      <w:r>
        <w:rPr>
          <w:rFonts w:ascii="Times New Roman" w:hAnsi="Times New Roman"/>
          <w:i/>
          <w:lang w:val="en-US"/>
        </w:rPr>
        <w:t xml:space="preserve">o</w:t>
      </w:r>
      <w:r>
        <w:rPr>
          <w:rFonts w:ascii="Times New Roman" w:hAnsi="Times New Roman"/>
          <w:i/>
          <w:lang w:val="en-US"/>
        </w:rPr>
        <w:t xml:space="preserve">u are not sure, give your best guess</w:t>
      </w:r>
      <w:r>
        <w:rPr>
          <w:rFonts w:ascii="Times New Roman" w:hAnsi="Times New Roman"/>
          <w:lang w:val="en-US"/>
        </w:rPr>
        <w:t xml:space="preserve">. For each item, the global score (sum of the frequency and duration) ranged from 0 to 10. The total score for the CDS ranges from 0 to 290. A cut-off score of 70 is used to </w:t>
      </w:r>
      <w:r>
        <w:rPr>
          <w:rFonts w:ascii="Times New Roman" w:hAnsi="Times New Roman"/>
          <w:lang w:val="en-US"/>
        </w:rPr>
        <w:t xml:space="preserve">indicate probable DD diso</w:t>
      </w:r>
      <w:r>
        <w:rPr>
          <w:rFonts w:ascii="Times New Roman" w:hAnsi="Times New Roman"/>
          <w:lang w:val="en-US"/>
        </w:rPr>
        <w:t xml:space="preserve">rder </w:t>
      </w:r>
      <w:r>
        <w:rPr>
          <w:rFonts w:ascii="Times New Roman" w:hAnsi="Times New Roman"/>
          <w:lang w:val="en-US"/>
        </w:rPr>
        <w:fldChar w:fldCharType="begin"/>
      </w:r>
      <w:r>
        <w:rPr>
          <w:rFonts w:ascii="Times New Roman" w:hAnsi="Times New Roman"/>
          <w:lang w:val="en-US"/>
        </w:rPr>
        <w:instrText xml:space="preserve"> ADDIN ZOTERO_ITEM CSL_CITATION {"citationID":"aafrr320k2","properties":{"fo</w:instrText>
      </w:r>
      <w:r>
        <w:rPr>
          <w:rFonts w:ascii="Times New Roman" w:hAnsi="Times New Roman"/>
          <w:lang w:val="en-US"/>
        </w:rPr>
        <w:instrText xml:space="preserve">rmattedCitation":"(Sierra and Berrios 2000)","plainCitation":"(Sierra and Berrios 2000)","noteIndex":0</w:instrText>
      </w:r>
      <w:r>
        <w:rPr>
          <w:rFonts w:ascii="Times New Roman" w:hAnsi="Times New Roman"/>
          <w:lang w:val="en-US"/>
        </w:rPr>
        <w:instrText xml:space="preserve">},"citationItems":[{"id":2065,"uris":["http://zotero.org/users/980623/items/K97AI7W3",["http</w:instrText>
      </w:r>
      <w:r>
        <w:rPr>
          <w:rFonts w:ascii="Times New Roman" w:hAnsi="Times New Roman"/>
          <w:lang w:val="en-US"/>
        </w:rPr>
        <w:instrText xml:space="preserve">:</w:instrText>
      </w:r>
      <w:r>
        <w:rPr>
          <w:rFonts w:ascii="Times New Roman" w:hAnsi="Times New Roman"/>
          <w:lang w:val="en-US"/>
        </w:rPr>
        <w:instrText xml:space="preserve">//zotero.org/users/980623/items/K97AI7W3"]],"itemData":{"id":2065,"type":"article-journal","abstract":"Existing self-rating scales to measure depersonalization either show dubious face validity or fail to addre</w:instrText>
      </w:r>
      <w:r>
        <w:rPr>
          <w:rFonts w:ascii="Times New Roman" w:hAnsi="Times New Roman"/>
          <w:lang w:val="en-US"/>
        </w:rPr>
        <w:instrText xml:space="preserve">ss the phenomenological c</w:instrText>
      </w:r>
      <w:r>
        <w:rPr>
          <w:rFonts w:ascii="Times New Roman" w:hAnsi="Times New Roman"/>
          <w:lang w:val="en-US"/>
        </w:rPr>
        <w:instrText xml:space="preserve">omplexity of depersonalization. Based on a comprehensive study of the phenomenolog</w:instrText>
      </w:r>
      <w:r>
        <w:rPr>
          <w:rFonts w:ascii="Times New Roman" w:hAnsi="Times New Roman"/>
          <w:lang w:val="en-US"/>
        </w:rPr>
        <w:instrText xml:space="preserve">y of this condition, a new self-rating depersonalization questionnaire was constructed. The Cambridge </w:instrText>
      </w:r>
      <w:r>
        <w:rPr>
          <w:rFonts w:ascii="Times New Roman" w:hAnsi="Times New Roman"/>
          <w:lang w:val="en-US"/>
        </w:rPr>
        <w:instrText xml:space="preserve">Depersonalization Scale is meant to capture the frequency and duration of depersonalization </w:instrText>
      </w:r>
      <w:r>
        <w:rPr>
          <w:rFonts w:ascii="Times New Roman" w:hAnsi="Times New Roman"/>
          <w:lang w:val="en-US"/>
        </w:rPr>
        <w:instrText xml:space="preserve">s</w:instrText>
      </w:r>
      <w:r>
        <w:rPr>
          <w:rFonts w:ascii="Times New Roman" w:hAnsi="Times New Roman"/>
          <w:lang w:val="en-US"/>
        </w:rPr>
        <w:instrText xml:space="preserve">ymptoms over the 'last 6 months'. It has been tested on a sample of 35 patients with DSM-IV depersonalization disorder, 22 with anxiety disorders, and 20 with temporal lobe epilepsy. Scores were compared agains</w:instrText>
      </w:r>
      <w:r>
        <w:rPr>
          <w:rFonts w:ascii="Times New Roman" w:hAnsi="Times New Roman"/>
          <w:lang w:val="en-US"/>
        </w:rPr>
        <w:instrText xml:space="preserve">t clinical diagnoses (gol</w:instrText>
      </w:r>
      <w:r>
        <w:rPr>
          <w:rFonts w:ascii="Times New Roman" w:hAnsi="Times New Roman"/>
          <w:lang w:val="en-US"/>
        </w:rPr>
        <w:instrText xml:space="preserve">d standard) and correlated with the depersonalization subscale of the Dissociation</w:instrText>
      </w:r>
      <w:r>
        <w:rPr>
          <w:rFonts w:ascii="Times New Roman" w:hAnsi="Times New Roman"/>
          <w:lang w:val="en-US"/>
        </w:rPr>
        <w:instrText xml:space="preserve"> Experiences Scale (DES). The scale was able to differentiate patients with DSM-IV depersonalization d</w:instrText>
      </w:r>
      <w:r>
        <w:rPr>
          <w:rFonts w:ascii="Times New Roman" w:hAnsi="Times New Roman"/>
          <w:lang w:val="en-US"/>
        </w:rPr>
        <w:instrText xml:space="preserve">isorder from the other groups, and showed specific correlations with the depersonalization s</w:instrText>
      </w:r>
      <w:r>
        <w:rPr>
          <w:rFonts w:ascii="Times New Roman" w:hAnsi="Times New Roman"/>
          <w:lang w:val="en-US"/>
        </w:rPr>
        <w:instrText xml:space="preserve">u</w:instrText>
      </w:r>
      <w:r>
        <w:rPr>
          <w:rFonts w:ascii="Times New Roman" w:hAnsi="Times New Roman"/>
          <w:lang w:val="en-US"/>
        </w:rPr>
        <w:instrText xml:space="preserve">bscale of the DES (r=0.80; P=0.0007). The scale also showed high internal consistency and good reliability (Cronbach alpha and split-half reliability were 0.89 and 0.92, respectively). The instrument can, there</w:instrText>
      </w:r>
      <w:r>
        <w:rPr>
          <w:rFonts w:ascii="Times New Roman" w:hAnsi="Times New Roman"/>
          <w:lang w:val="en-US"/>
        </w:rPr>
        <w:instrText xml:space="preserve">fore, be considered as va</w:instrText>
      </w:r>
      <w:r>
        <w:rPr>
          <w:rFonts w:ascii="Times New Roman" w:hAnsi="Times New Roman"/>
          <w:lang w:val="en-US"/>
        </w:rPr>
        <w:instrText xml:space="preserve">lid and reliable, and can be profitably used in both clinical and neurobiological </w:instrText>
      </w:r>
      <w:r>
        <w:rPr>
          <w:rFonts w:ascii="Times New Roman" w:hAnsi="Times New Roman"/>
          <w:lang w:val="en-US"/>
        </w:rPr>
        <w:instrText xml:space="preserve">research.","container-title":"Psychiatry Res","ISSN":"0165-1781 (Print)","note":"2","page":"153-64","t</w:instrText>
      </w:r>
      <w:r>
        <w:rPr>
          <w:rFonts w:ascii="Times New Roman" w:hAnsi="Times New Roman"/>
          <w:lang w:val="en-US"/>
        </w:rPr>
        <w:instrText xml:space="preserve">itle":"The Cambridge Depersonalization Scale: a new instrument for the measurement of depers</w:instrText>
      </w:r>
      <w:r>
        <w:rPr>
          <w:rFonts w:ascii="Times New Roman" w:hAnsi="Times New Roman"/>
          <w:lang w:val="en-US"/>
        </w:rPr>
        <w:instrText xml:space="preserve">o</w:instrText>
      </w:r>
      <w:r>
        <w:rPr>
          <w:rFonts w:ascii="Times New Roman" w:hAnsi="Times New Roman"/>
          <w:lang w:val="en-US"/>
        </w:rPr>
        <w:instrText xml:space="preserve">nalization","title-short":"The Cambridge Depersonalization Scale: a new instrument for the measurement of depersonalization","volume":"93","author":[{"family":"Sierra","given":"M."},{"family":"Berrios","given":</w:instrText>
      </w:r>
      <w:r>
        <w:rPr>
          <w:rFonts w:ascii="Times New Roman" w:hAnsi="Times New Roman"/>
          <w:lang w:val="en-US"/>
        </w:rPr>
        <w:instrText xml:space="preserve">"G. E."}],"issued":{"date</w:instrText>
      </w:r>
      <w:r>
        <w:rPr>
          <w:rFonts w:ascii="Times New Roman" w:hAnsi="Times New Roman"/>
          <w:lang w:val="en-US"/>
        </w:rPr>
        <w:instrText xml:space="preserve">-parts":[["2000"]]}}}],"schema":"https://github.com/citation-style-language/schema</w:instrText>
      </w:r>
      <w:r>
        <w:rPr>
          <w:rFonts w:ascii="Times New Roman" w:hAnsi="Times New Roman"/>
          <w:lang w:val="en-US"/>
        </w:rPr>
        <w:instrText xml:space="preserve">/raw/master/csl-citation.json"} </w:instrText>
      </w:r>
      <w:r>
        <w:rPr>
          <w:rFonts w:ascii="Times New Roman" w:hAnsi="Times New Roman"/>
          <w:lang w:val="en-US"/>
        </w:rPr>
        <w:fldChar w:fldCharType="separate"/>
      </w:r>
      <w:r>
        <w:rPr>
          <w:rFonts w:ascii="Times New Roman" w:hAnsi="Times New Roman"/>
        </w:rPr>
        <w:t xml:space="preserve">(Sierra and Berrios 2000)</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ab/>
        <w:t xml:space="preserve">Participants also filled-out the Hospit</w:t>
      </w:r>
      <w:r>
        <w:rPr>
          <w:rFonts w:ascii="Times New Roman" w:hAnsi="Times New Roman"/>
          <w:lang w:val="en-US"/>
        </w:rPr>
        <w:t xml:space="preserve">al Anxiety and Depression Scale (HADS) </w:t>
      </w:r>
      <w:r>
        <w:rPr>
          <w:rFonts w:ascii="Times New Roman" w:hAnsi="Times New Roman"/>
          <w:lang w:val="en-US"/>
        </w:rPr>
        <w:fldChar w:fldCharType="begin"/>
      </w:r>
      <w:r>
        <w:rPr>
          <w:rFonts w:ascii="Times New Roman" w:hAnsi="Times New Roman"/>
          <w:lang w:val="en-US"/>
        </w:rPr>
        <w:instrText xml:space="preserve"> ADDIN ZOTERO_ITEM CSL_CITATION {"citationID":"Xel2K</w:instrText>
      </w:r>
      <w:r>
        <w:rPr>
          <w:rFonts w:ascii="Times New Roman" w:hAnsi="Times New Roman"/>
          <w:lang w:val="en-US"/>
        </w:rPr>
        <w:instrText xml:space="preserve">i</w:instrText>
      </w:r>
      <w:r>
        <w:rPr>
          <w:rFonts w:ascii="Times New Roman" w:hAnsi="Times New Roman"/>
          <w:lang w:val="en-US"/>
        </w:rPr>
        <w:instrText xml:space="preserve">Qw","properties":{"formattedCitation":"(Zigmond and Snaith 1983)","plainCitation":"(Zigmond and Snaith 1983)","noteIndex":0},"citationItems":[{"id":10579,"uris":["http://zotero.org/users/980623/items/IJZN79P6",</w:instrText>
      </w:r>
      <w:r>
        <w:rPr>
          <w:rFonts w:ascii="Times New Roman" w:hAnsi="Times New Roman"/>
          <w:lang w:val="en-US"/>
        </w:rPr>
        <w:instrText xml:space="preserve">["http://zotero.org/users</w:instrText>
      </w:r>
      <w:r>
        <w:rPr>
          <w:rFonts w:ascii="Times New Roman" w:hAnsi="Times New Roman"/>
          <w:lang w:val="en-US"/>
        </w:rPr>
        <w:instrText xml:space="preserve">/980623/items/IJZN79P6"]],"itemData":{"id":10579,"type":"article-journal","abstrac</w:instrText>
      </w:r>
      <w:r>
        <w:rPr>
          <w:rFonts w:ascii="Times New Roman" w:hAnsi="Times New Roman"/>
          <w:lang w:val="en-US"/>
        </w:rPr>
        <w:instrText xml:space="preserve">t":"ABSTRACT– A self-assessment scale has been developed and found to be a reliable instrument for det</w:instrText>
      </w:r>
      <w:r>
        <w:rPr>
          <w:rFonts w:ascii="Times New Roman" w:hAnsi="Times New Roman"/>
          <w:lang w:val="en-US"/>
        </w:rPr>
        <w:instrText xml:space="preserve">ecting states of depression and anxiety in the setting of an hospital medical outpatient cli</w:instrText>
      </w:r>
      <w:r>
        <w:rPr>
          <w:rFonts w:ascii="Times New Roman" w:hAnsi="Times New Roman"/>
          <w:lang w:val="en-US"/>
        </w:rPr>
        <w:instrText xml:space="preserve">n</w:instrText>
      </w:r>
      <w:r>
        <w:rPr>
          <w:rFonts w:ascii="Times New Roman" w:hAnsi="Times New Roman"/>
          <w:lang w:val="en-US"/>
        </w:rPr>
        <w:instrText xml:space="preserve">ic. The anxiety and depressive subscales are also valid measures of severity of the emotional disorder. It is suggested that the introduction of the scales into general hospital practice would facilitate the la</w:instrText>
      </w:r>
      <w:r>
        <w:rPr>
          <w:rFonts w:ascii="Times New Roman" w:hAnsi="Times New Roman"/>
          <w:lang w:val="en-US"/>
        </w:rPr>
        <w:instrText xml:space="preserve">rge task of detection and</w:instrText>
      </w:r>
      <w:r>
        <w:rPr>
          <w:rFonts w:ascii="Times New Roman" w:hAnsi="Times New Roman"/>
          <w:lang w:val="en-US"/>
        </w:rPr>
        <w:instrText xml:space="preserve"> management of emotional disorder in patients under investigation and treatment in</w:instrText>
      </w:r>
      <w:r>
        <w:rPr>
          <w:rFonts w:ascii="Times New Roman" w:hAnsi="Times New Roman"/>
          <w:lang w:val="en-US"/>
        </w:rPr>
        <w:instrText xml:space="preserve"> medical and surgical departments.","container-title":"Acta Psychiatrica Scandinavica","DOI":"10.1111/</w:instrText>
      </w:r>
      <w:r>
        <w:rPr>
          <w:rFonts w:ascii="Times New Roman" w:hAnsi="Times New Roman"/>
          <w:lang w:val="en-US"/>
        </w:rPr>
        <w:instrText xml:space="preserve">j.1600-0447.1983.tb09716.x","ISSN":"1600-0447","issue":"6","language":"en","page":"361-370",</w:instrText>
      </w:r>
      <w:r>
        <w:rPr>
          <w:rFonts w:ascii="Times New Roman" w:hAnsi="Times New Roman"/>
          <w:lang w:val="en-US"/>
        </w:rPr>
        <w:instrText xml:space="preserve">"</w:instrText>
      </w:r>
      <w:r>
        <w:rPr>
          <w:rFonts w:ascii="Times New Roman" w:hAnsi="Times New Roman"/>
          <w:lang w:val="en-US"/>
        </w:rPr>
        <w:instrText xml:space="preserve">source":"Wiley Online Library","title":"The Hospital Anxiety and Depression Scale","URL":"http://onlinelibrary.wiley.com/doi/10.1111/j.1600-0447.1983.tb09716.x/abstract","volume":"67","author":[{"family":"Zigmo</w:instrText>
      </w:r>
      <w:r>
        <w:rPr>
          <w:rFonts w:ascii="Times New Roman" w:hAnsi="Times New Roman"/>
          <w:lang w:val="en-US"/>
        </w:rPr>
        <w:instrText xml:space="preserve">nd","given":"A. S."},{"fa</w:instrText>
      </w:r>
      <w:r>
        <w:rPr>
          <w:rFonts w:ascii="Times New Roman" w:hAnsi="Times New Roman"/>
          <w:lang w:val="en-US"/>
        </w:rPr>
        <w:instrText xml:space="preserve">mily":"Snaith","given":"R. P."}],"accessed":{"date-parts":[["2016",8,23]]},"issued</w:instrText>
      </w:r>
      <w:r>
        <w:rPr>
          <w:rFonts w:ascii="Times New Roman" w:hAnsi="Times New Roman"/>
          <w:lang w:val="en-US"/>
        </w:rPr>
        <w:instrText xml:space="preserve">":{"date-parts":[["1983",6,1]]}}}],"schema":"https://github.com/citation-style-language/schema/raw/mas</w:instrText>
      </w:r>
      <w:r>
        <w:rPr>
          <w:rFonts w:ascii="Times New Roman" w:hAnsi="Times New Roman"/>
          <w:lang w:val="en-US"/>
        </w:rPr>
        <w:instrText xml:space="preserve">ter/csl-citation.json"} </w:instrText>
      </w:r>
      <w:r>
        <w:rPr>
          <w:rFonts w:ascii="Times New Roman" w:hAnsi="Times New Roman"/>
          <w:lang w:val="en-US"/>
        </w:rPr>
        <w:fldChar w:fldCharType="separate"/>
      </w:r>
      <w:r>
        <w:rPr>
          <w:rFonts w:ascii="Times New Roman" w:hAnsi="Times New Roman"/>
          <w:lang w:val="en-US"/>
        </w:rPr>
        <w:t xml:space="preserve">(Zigmond and Snaith 1983)</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lang w:val="en-GB"/>
        </w:rPr>
        <w:t xml:space="preserve">The HADS is a 14-item self-reported sca</w:t>
      </w:r>
      <w:r>
        <w:rPr>
          <w:rFonts w:ascii="Times New Roman" w:hAnsi="Times New Roman"/>
          <w:lang w:val="en-GB"/>
        </w:rPr>
        <w:t xml:space="preserve">l</w:t>
      </w:r>
      <w:r>
        <w:rPr>
          <w:rFonts w:ascii="Times New Roman" w:hAnsi="Times New Roman"/>
          <w:lang w:val="en-GB"/>
        </w:rPr>
        <w:t xml:space="preserve">e with 7 items tapping into anxiety (e.g., </w:t>
      </w:r>
      <w:r>
        <w:rPr>
          <w:rFonts w:ascii="Times New Roman" w:hAnsi="Times New Roman"/>
          <w:i/>
          <w:lang w:val="en-GB"/>
        </w:rPr>
        <w:t xml:space="preserve">Worrying thoughts go through my mind</w:t>
      </w:r>
      <w:r>
        <w:rPr>
          <w:rFonts w:ascii="Times New Roman" w:hAnsi="Times New Roman"/>
          <w:lang w:val="en-GB"/>
        </w:rPr>
        <w:t xml:space="preserve">) and 7 items tapping into depression (e.g., </w:t>
      </w:r>
      <w:r>
        <w:rPr>
          <w:rFonts w:ascii="Times New Roman" w:hAnsi="Times New Roman"/>
          <w:i/>
          <w:lang w:val="en-GB"/>
        </w:rPr>
        <w:t xml:space="preserve">I feel as if I am slowed down</w:t>
      </w:r>
      <w:r>
        <w:rPr>
          <w:rFonts w:ascii="Times New Roman" w:hAnsi="Times New Roman"/>
          <w:lang w:val="en-GB"/>
        </w:rPr>
        <w:t xml:space="preserve">). Answers to each item are rated from 0 to 3, contributi</w:t>
      </w:r>
      <w:r>
        <w:rPr>
          <w:rFonts w:ascii="Times New Roman" w:hAnsi="Times New Roman"/>
          <w:lang w:val="en-GB"/>
        </w:rPr>
        <w:t xml:space="preserve">ng to an </w:t>
      </w:r>
      <w:r>
        <w:rPr>
          <w:rFonts w:ascii="Times New Roman" w:hAnsi="Times New Roman"/>
          <w:i/>
          <w:lang w:val="en-GB"/>
        </w:rPr>
        <w:t xml:space="preserve">anxiety subscale</w:t>
      </w:r>
      <w:r>
        <w:rPr>
          <w:rFonts w:ascii="Times New Roman" w:hAnsi="Times New Roman"/>
          <w:lang w:val="en-GB"/>
        </w:rPr>
        <w:t xml:space="preserve"> (HADS-A) and a </w:t>
      </w:r>
      <w:r>
        <w:rPr>
          <w:rFonts w:ascii="Times New Roman" w:hAnsi="Times New Roman"/>
          <w:i/>
          <w:lang w:val="en-GB"/>
        </w:rPr>
        <w:t xml:space="preserve">depression subscale</w:t>
      </w:r>
      <w:r>
        <w:rPr>
          <w:rFonts w:ascii="Times New Roman" w:hAnsi="Times New Roman"/>
          <w:lang w:val="en-GB"/>
        </w:rPr>
        <w:t xml:space="preserve"> (HADS-D). Each subscale has scores ranging fro</w:t>
      </w:r>
      <w:r>
        <w:rPr>
          <w:rFonts w:ascii="Times New Roman" w:hAnsi="Times New Roman"/>
          <w:lang w:val="en-GB"/>
        </w:rPr>
        <w:t xml:space="preserve">m 0 to 21. </w:t>
      </w:r>
      <w:r>
        <w:rPr>
          <w:rFonts w:ascii="Times New Roman" w:hAnsi="Times New Roman"/>
          <w:lang w:val="en-US"/>
        </w:rPr>
        <w:t xml:space="preserve">A cut-off score of 11 is used to indicate probable anxiety disorder or probable depression. </w:t>
      </w:r>
      <w:r>
        <w:rPr>
          <w:rFonts w:ascii="Times New Roman" w:hAnsi="Times New Roman"/>
          <w:lang w:val="en-GB"/>
        </w:rPr>
        <w:t xml:space="preserve">The HADS shows high sensitivity and reliability in a</w:t>
      </w:r>
      <w:r>
        <w:rPr>
          <w:rFonts w:ascii="Times New Roman" w:hAnsi="Times New Roman"/>
          <w:lang w:val="en-GB"/>
        </w:rPr>
        <w:t xml:space="preserve">ssessing the symptom severity of anxiet</w:t>
      </w:r>
      <w:r>
        <w:rPr>
          <w:rFonts w:ascii="Times New Roman" w:hAnsi="Times New Roman"/>
          <w:lang w:val="en-GB"/>
        </w:rPr>
        <w:t xml:space="preserve">y</w:t>
      </w:r>
      <w:r>
        <w:rPr>
          <w:rFonts w:ascii="Times New Roman" w:hAnsi="Times New Roman"/>
          <w:lang w:val="en-GB"/>
        </w:rPr>
        <w:t xml:space="preserve"> disorders and depression in various clinical populations, as well as in the general population </w:t>
      </w:r>
      <w:r>
        <w:rPr>
          <w:rFonts w:ascii="Times New Roman" w:hAnsi="Times New Roman"/>
          <w:lang w:val="en-GB"/>
        </w:rPr>
        <w:fldChar w:fldCharType="begin"/>
      </w:r>
      <w:r>
        <w:rPr>
          <w:rFonts w:ascii="Times New Roman" w:hAnsi="Times New Roman"/>
          <w:lang w:val="en-GB"/>
        </w:rPr>
        <w:instrText xml:space="preserve"> ADDIN ZOTERO_ITEM CSL_CITATION {"citationID":"8s7jea40","properties":{"formattedCitation":"(Bjelland et al. 2002</w:instrText>
      </w:r>
      <w:r>
        <w:rPr>
          <w:rFonts w:ascii="Times New Roman" w:hAnsi="Times New Roman"/>
          <w:lang w:val="en-GB"/>
        </w:rPr>
        <w:instrText xml:space="preserve">)","plainCitation":"(Bjel</w:instrText>
      </w:r>
      <w:r>
        <w:rPr>
          <w:rFonts w:ascii="Times New Roman" w:hAnsi="Times New Roman"/>
          <w:lang w:val="en-GB"/>
        </w:rPr>
        <w:instrText xml:space="preserve">land et al. 2002)","noteIndex":0},"citationItems":[{"id":"1v74GXtg/psKdWKQy","uris</w:instrText>
      </w:r>
      <w:r>
        <w:rPr>
          <w:rFonts w:ascii="Times New Roman" w:hAnsi="Times New Roman"/>
          <w:lang w:val="en-GB"/>
        </w:rPr>
        <w:instrText xml:space="preserve">":["http://zotero.org/users/11181689/items/KJGNW76L"],"itemData":{"id":739,"type":"article-journal","container-title":"Journal of Psychosomatic Research","</w:instrText>
      </w:r>
      <w:r>
        <w:rPr>
          <w:rFonts w:ascii="Times New Roman" w:hAnsi="Times New Roman"/>
          <w:lang w:val="en-GB"/>
        </w:rPr>
        <w:instrText xml:space="preserve">DOI":"10.1016/S0022-3999(01)00296-3","I</w:instrText>
      </w:r>
      <w:r>
        <w:rPr>
          <w:rFonts w:ascii="Times New Roman" w:hAnsi="Times New Roman"/>
          <w:lang w:val="en-GB"/>
        </w:rPr>
        <w:instrText xml:space="preserve">S</w:instrText>
      </w:r>
      <w:r>
        <w:rPr>
          <w:rFonts w:ascii="Times New Roman" w:hAnsi="Times New Roman"/>
          <w:lang w:val="en-GB"/>
        </w:rPr>
        <w:instrText xml:space="preserve">SN":"00223999","issue":"2","journalAbbreviation":"Journal of Psychosomatic Research","language":"en","page":"69-77","source":"DOI.org (Crossref)","title":"The validity of the Hospital Anxiety and Depression Sca</w:instrText>
      </w:r>
      <w:r>
        <w:rPr>
          <w:rFonts w:ascii="Times New Roman" w:hAnsi="Times New Roman"/>
          <w:lang w:val="en-GB"/>
        </w:rPr>
        <w:instrText xml:space="preserve">le","volume":"52","author</w:instrText>
      </w:r>
      <w:r>
        <w:rPr>
          <w:rFonts w:ascii="Times New Roman" w:hAnsi="Times New Roman"/>
          <w:lang w:val="en-GB"/>
        </w:rPr>
        <w:instrText xml:space="preserve">":[{"family":"Bjelland","given":"Ingvar"},{"family":"Dahl","given":"Alv A"},{"fami</w:instrText>
      </w:r>
      <w:r>
        <w:rPr>
          <w:rFonts w:ascii="Times New Roman" w:hAnsi="Times New Roman"/>
          <w:lang w:val="en-GB"/>
        </w:rPr>
        <w:instrText xml:space="preserve">ly":"Haug","given":"Tone Tangen"},{"family":"Neckelmann","given":"Dag"}],"issued":{"date-parts":[["2002",2]]}}}],"schema":"https://github.com/citation-styl</w:instrText>
      </w:r>
      <w:r>
        <w:rPr>
          <w:rFonts w:ascii="Times New Roman" w:hAnsi="Times New Roman"/>
          <w:lang w:val="en-GB"/>
        </w:rPr>
        <w:instrText xml:space="preserve">e-language/schema/raw/master/csl-citati</w:instrText>
      </w:r>
      <w:r>
        <w:rPr>
          <w:rFonts w:ascii="Times New Roman" w:hAnsi="Times New Roman"/>
          <w:lang w:val="en-GB"/>
        </w:rPr>
        <w:instrText xml:space="preserve">o</w:instrText>
      </w:r>
      <w:r>
        <w:rPr>
          <w:rFonts w:ascii="Times New Roman" w:hAnsi="Times New Roman"/>
          <w:lang w:val="en-GB"/>
        </w:rPr>
        <w:instrText xml:space="preserve">n.json"} </w:instrText>
      </w:r>
      <w:r>
        <w:rPr>
          <w:rFonts w:ascii="Times New Roman" w:hAnsi="Times New Roman"/>
          <w:lang w:val="en-GB"/>
        </w:rPr>
        <w:fldChar w:fldCharType="separate"/>
      </w:r>
      <w:r>
        <w:rPr>
          <w:rFonts w:ascii="Times New Roman" w:hAnsi="Times New Roman"/>
          <w:lang w:val="en-GB"/>
        </w:rPr>
        <w:t xml:space="preserve">(Bjelland et al. 2002)</w:t>
      </w:r>
      <w:r>
        <w:rPr>
          <w:rFonts w:ascii="Times New Roman" w:hAnsi="Times New Roman"/>
          <w:lang w:val="en-GB"/>
        </w:rPr>
        <w:fldChar w:fldCharType="end"/>
      </w:r>
      <w:r>
        <w:rPr>
          <w:rFonts w:ascii="Times New Roman" w:hAnsi="Times New Roman"/>
          <w:lang w:val="en-GB"/>
        </w:rPr>
        <w:t xml:space="preserve">. The validated French version of the HADS </w:t>
      </w:r>
      <w:r>
        <w:rPr>
          <w:rFonts w:ascii="Times New Roman" w:hAnsi="Times New Roman"/>
          <w:lang w:val="en-GB"/>
        </w:rPr>
        <w:fldChar w:fldCharType="begin"/>
      </w:r>
      <w:r>
        <w:rPr>
          <w:rFonts w:ascii="Times New Roman" w:hAnsi="Times New Roman"/>
          <w:lang w:val="en-GB"/>
        </w:rPr>
        <w:instrText xml:space="preserve"> ADDIN ZOTERO_ITEM CSL_CITATION {"citationID":"8YyISAfd","properties":{"formattedCitation":"(Boc\\uc0\\u233{}r\\uc0\\u233{}an and Dup</w:instrText>
      </w:r>
      <w:r>
        <w:rPr>
          <w:rFonts w:ascii="Times New Roman" w:hAnsi="Times New Roman"/>
          <w:lang w:val="en-GB"/>
        </w:rPr>
        <w:instrText xml:space="preserve">ret 2014)","plainCitation</w:instrText>
      </w:r>
      <w:r>
        <w:rPr>
          <w:rFonts w:ascii="Times New Roman" w:hAnsi="Times New Roman"/>
          <w:lang w:val="en-GB"/>
        </w:rPr>
        <w:instrText xml:space="preserve">":"(Bocéréan and Dupret 2014)","noteIndex":0},"citationItems":[{"id":"1v74GXtg/OSy</w:instrText>
      </w:r>
      <w:r>
        <w:rPr>
          <w:rFonts w:ascii="Times New Roman" w:hAnsi="Times New Roman"/>
          <w:lang w:val="en-GB"/>
        </w:rPr>
        <w:instrText xml:space="preserve">zdkUc","uris":["http://zotero.org/users/11181689/items/ZHG9IFNA"],"itemData":{"id":740,"type":"article-journal","container-title":"BMC Psychiatry","DOI":"1</w:instrText>
      </w:r>
      <w:r>
        <w:rPr>
          <w:rFonts w:ascii="Times New Roman" w:hAnsi="Times New Roman"/>
          <w:lang w:val="en-GB"/>
        </w:rPr>
        <w:instrText xml:space="preserve">0.1186/s12888-014-0354-0","ISSN":"1471-</w:instrText>
      </w:r>
      <w:r>
        <w:rPr>
          <w:rFonts w:ascii="Times New Roman" w:hAnsi="Times New Roman"/>
          <w:lang w:val="en-GB"/>
        </w:rPr>
        <w:instrText xml:space="preserve">2</w:instrText>
      </w:r>
      <w:r>
        <w:rPr>
          <w:rFonts w:ascii="Times New Roman" w:hAnsi="Times New Roman"/>
          <w:lang w:val="en-GB"/>
        </w:rPr>
        <w:instrText xml:space="preserve">44X","issue":"1","journalAbbreviation":"BMC Psychiatry","language":"en","page":"354","source":"DOI.org (Crossref)","title":"A validation study of the Hospital Anxiety and Depression Scale (HADS) in a large samp</w:instrText>
      </w:r>
      <w:r>
        <w:rPr>
          <w:rFonts w:ascii="Times New Roman" w:hAnsi="Times New Roman"/>
          <w:lang w:val="en-GB"/>
        </w:rPr>
        <w:instrText xml:space="preserve">le of French employees","</w:instrText>
      </w:r>
      <w:r>
        <w:rPr>
          <w:rFonts w:ascii="Times New Roman" w:hAnsi="Times New Roman"/>
          <w:lang w:val="en-GB"/>
        </w:rPr>
        <w:instrText xml:space="preserve">volume":"14","author":[{"family":"Bocéréan","given":"Christine"},{"family":"Dupret</w:instrText>
      </w:r>
      <w:r>
        <w:rPr>
          <w:rFonts w:ascii="Times New Roman" w:hAnsi="Times New Roman"/>
          <w:lang w:val="en-GB"/>
        </w:rPr>
        <w:instrText xml:space="preserve">","given":"Emilie"}],"issued":{"date-parts":[["2014",12]]}}}],"schema":"https://github.com/citation-style-language/schema/raw/master/csl-citation.json"} </w:instrText>
      </w:r>
      <w:r>
        <w:rPr>
          <w:rFonts w:ascii="Times New Roman" w:hAnsi="Times New Roman"/>
          <w:lang w:val="en-GB"/>
        </w:rPr>
        <w:fldChar w:fldCharType="separate"/>
      </w:r>
      <w:r>
        <w:rPr>
          <w:rFonts w:ascii="Times New Roman" w:hAnsi="Times New Roman"/>
          <w:lang w:val="en-US"/>
        </w:rPr>
        <w:t xml:space="preserve">(</w:t>
      </w:r>
      <w:r>
        <w:rPr>
          <w:rFonts w:ascii="Times New Roman" w:hAnsi="Times New Roman"/>
          <w:lang w:val="en-US"/>
        </w:rPr>
        <w:t xml:space="preserve">Bocéréan and Dupret 2014)</w:t>
      </w:r>
      <w:r>
        <w:rPr>
          <w:rFonts w:ascii="Times New Roman" w:hAnsi="Times New Roman"/>
          <w:lang w:val="en-GB"/>
        </w:rPr>
        <w:fldChar w:fldCharType="end"/>
      </w:r>
      <w:r>
        <w:rPr>
          <w:rFonts w:ascii="Times New Roman" w:hAnsi="Times New Roman"/>
          <w:lang w:val="en-GB"/>
        </w:rPr>
        <w:t xml:space="preserve"> has good int</w:t>
      </w:r>
      <w:r>
        <w:rPr>
          <w:rFonts w:ascii="Times New Roman" w:hAnsi="Times New Roman"/>
          <w:lang w:val="en-GB"/>
        </w:rPr>
        <w:t xml:space="preserve">e</w:t>
      </w:r>
      <w:r>
        <w:rPr>
          <w:rFonts w:ascii="Times New Roman" w:hAnsi="Times New Roman"/>
          <w:lang w:val="en-GB"/>
        </w:rPr>
        <w:t xml:space="preserve">rnal consistency, similar to other countries.</w:t>
      </w:r>
      <w:r>
        <w:rPr>
          <w:rFonts w:ascii="Times New Roman" w:hAnsi="Times New Roman"/>
          <w:lang w:val="en-GB"/>
        </w:rPr>
        <w:t xml:space="preserve"> </w:t>
      </w:r>
      <w:r>
        <w:rPr>
          <w:rFonts w:ascii="Times New Roman" w:hAnsi="Times New Roman"/>
          <w:lang w:val="en-US"/>
        </w:rPr>
        <w:t xml:space="preserve">Normative values </w:t>
      </w:r>
      <w:del w:id="267" w:author="Christophe Lopez" w:date="2026-06-02T14:24:00Z">
        <w:r>
          <w:rPr>
            <w:rFonts w:ascii="Times New Roman" w:hAnsi="Times New Roman"/>
            <w:lang w:val="en-US"/>
          </w:rPr>
          <w:delText xml:space="preserve">in the </w:delText>
        </w:r>
      </w:del>
      <w:r>
        <w:rPr>
          <w:rFonts w:ascii="Times New Roman" w:hAnsi="Times New Roman"/>
          <w:lang w:val="en-US"/>
        </w:rPr>
        <w:t xml:space="preserve">have been provided </w:t>
      </w:r>
      <w:ins w:id="268" w:author="Christophe Lopez" w:date="2026-06-02T14:25:00Z">
        <w:r>
          <w:rPr>
            <w:rFonts w:ascii="Times New Roman" w:hAnsi="Times New Roman"/>
            <w:lang w:val="en-US"/>
          </w:rPr>
          <w:t xml:space="preserve">in 4 410 adults from the general German population</w:t>
        </w:r>
      </w:ins>
      <w:ins w:id="269" w:author="Christophe Lopez" w:date="2026-06-02T14:25:00Z">
        <w:r>
          <w:rPr>
            <w:rFonts w:ascii="Times New Roman" w:hAnsi="Times New Roman"/>
            <w:lang w:val="en-US"/>
          </w:rPr>
          <w:t xml:space="preserve"> </w:t>
        </w:r>
      </w:ins>
      <w:del w:id="270" w:author="Christophe Lopez" w:date="2026-06-02T14:25:00Z">
        <w:r>
          <w:rPr>
            <w:rFonts w:ascii="Times New Roman" w:hAnsi="Times New Roman"/>
            <w:lang w:val="en-US"/>
          </w:rPr>
          <w:delText xml:space="preserve">by Hinz and Brähler </w:delText>
        </w:r>
      </w:del>
      <w:r>
        <w:rPr>
          <w:rFonts w:ascii="Times New Roman" w:hAnsi="Times New Roman"/>
          <w:lang w:val="en-US"/>
        </w:rPr>
        <w:fldChar w:fldCharType="begin"/>
      </w:r>
      <w:r>
        <w:rPr>
          <w:rFonts w:ascii="Times New Roman" w:hAnsi="Times New Roman"/>
          <w:lang w:val="en-US"/>
        </w:rPr>
        <w:instrText xml:space="preserve"> ADDIN ZOTERO_ITEM CSL_CITATION {"citationID":"Th1Pzlvp","properties":{"formattedCitation":"(Hinz an</w:instrText>
      </w:r>
      <w:r>
        <w:rPr>
          <w:rFonts w:ascii="Times New Roman" w:hAnsi="Times New Roman"/>
          <w:lang w:val="en-US"/>
        </w:rPr>
        <w:instrText xml:space="preserve">d Br\\uc0\\u228{}hler 201</w:instrText>
      </w:r>
      <w:r>
        <w:rPr>
          <w:rFonts w:ascii="Times New Roman" w:hAnsi="Times New Roman"/>
          <w:lang w:val="en-US"/>
        </w:rPr>
        <w:instrText xml:space="preserve">1)","plainCitation":"(Hinz and Brähler 2011)","noteIndex":0},"citationItems":[{"id</w:instrText>
      </w:r>
      <w:r>
        <w:rPr>
          <w:rFonts w:ascii="Times New Roman" w:hAnsi="Times New Roman"/>
          <w:lang w:val="en-US"/>
        </w:rPr>
        <w:instrText xml:space="preserve">":12361,"uris":["http://zotero.org/users/980623/items/D4MM3PMG",["http://zotero.org/users/980623/items/D4MM3PMG"]],"itemData":{"id":12361,"type</w:instrText>
      </w:r>
      <w:r>
        <w:rPr>
          <w:rFonts w:ascii="Times New Roman" w:hAnsi="Times New Roman"/>
          <w:lang w:val="en-US"/>
        </w:rPr>
        <w:instrText xml:space="preserve">":"article-j</w:instrText>
      </w:r>
      <w:r>
        <w:rPr>
          <w:rFonts w:ascii="Times New Roman" w:hAnsi="Times New Roman"/>
          <w:lang w:val="en-US"/>
        </w:rPr>
        <w:instrText xml:space="preserve">ournal","abstract":"OBJECTIVE: The aim o</w:instrText>
      </w:r>
      <w:r>
        <w:rPr>
          <w:rFonts w:ascii="Times New Roman" w:hAnsi="Times New Roman"/>
          <w:lang w:val="en-US"/>
        </w:rPr>
        <w:instrText xml:space="preserve">f this study was to present normative values for the Hospital Anxiety and Depression Scale (HADS).\nMETHODS: </w:instrText>
      </w:r>
      <w:r>
        <w:rPr>
          <w:rFonts w:ascii="Times New Roman" w:hAnsi="Times New Roman"/>
          <w:lang w:val="en-US"/>
        </w:rPr>
        <w:instrText xml:space="preserve">A representative sample of the German general population (N=4410) was tested with the HADS.\nRESULTS:</w:instrText>
      </w:r>
      <w:r>
        <w:rPr>
          <w:rFonts w:ascii="Times New Roman" w:hAnsi="Times New Roman"/>
          <w:lang w:val="en-US"/>
        </w:rPr>
        <w:instrText xml:space="preserve"> Females are more anxious</w:instrText>
      </w:r>
      <w:r>
        <w:rPr>
          <w:rFonts w:ascii="Times New Roman" w:hAnsi="Times New Roman"/>
          <w:lang w:val="en-US"/>
        </w:rPr>
        <w:instrText xml:space="preserve"> than males, and older subjects are more depressed than younger subjects. The mean</w:instrText>
      </w:r>
      <w:r>
        <w:rPr>
          <w:rFonts w:ascii="Times New Roman" w:hAnsi="Times New Roman"/>
          <w:lang w:val="en-US"/>
        </w:rPr>
        <w:instrText xml:space="preserve"> scores for anxiety / depression are 4.4 / 4.8 (males) and 5.0 / 4.7 (females). Using the cut-off 8+, the percentages of elevated anxiety and d</w:instrText>
      </w:r>
      <w:r>
        <w:rPr>
          <w:rFonts w:ascii="Times New Roman" w:hAnsi="Times New Roman"/>
          <w:lang w:val="en-US"/>
        </w:rPr>
        <w:instrText xml:space="preserve">epression in</w:instrText>
      </w:r>
      <w:r>
        <w:rPr>
          <w:rFonts w:ascii="Times New Roman" w:hAnsi="Times New Roman"/>
          <w:lang w:val="en-US"/>
        </w:rPr>
        <w:instrText xml:space="preserve"> the total sample are 21 % and 23 %, res</w:instrText>
      </w:r>
      <w:r>
        <w:rPr>
          <w:rFonts w:ascii="Times New Roman" w:hAnsi="Times New Roman"/>
          <w:lang w:val="en-US"/>
        </w:rPr>
        <w:instrText xml:space="preserve">pectively. Regression analyses proved a linear but not a curvilinear age trend of anxiety and depression. Per</w:instrText>
      </w:r>
      <w:r>
        <w:rPr>
          <w:rFonts w:ascii="Times New Roman" w:hAnsi="Times New Roman"/>
          <w:lang w:val="en-US"/>
        </w:rPr>
        <w:instrText xml:space="preserve">centile rank norms are given for anxiety, depression, and the HADS total score.\nCONCLUSION: The regr</w:instrText>
      </w:r>
      <w:r>
        <w:rPr>
          <w:rFonts w:ascii="Times New Roman" w:hAnsi="Times New Roman"/>
          <w:lang w:val="en-US"/>
        </w:rPr>
        <w:instrText xml:space="preserve">ession coefficients allow</w:instrText>
      </w:r>
      <w:r>
        <w:rPr>
          <w:rFonts w:ascii="Times New Roman" w:hAnsi="Times New Roman"/>
          <w:lang w:val="en-US"/>
        </w:rPr>
        <w:instrText xml:space="preserve"> the calculation of expected mean scores for each age and gender distribution of a</w:instrText>
      </w:r>
      <w:r>
        <w:rPr>
          <w:rFonts w:ascii="Times New Roman" w:hAnsi="Times New Roman"/>
          <w:lang w:val="en-US"/>
        </w:rPr>
        <w:instrText xml:space="preserve">ny sample of patients. HADS mean scores are better suited to describe the degree of anxiety and depression in patient samples compared to perce</w:instrText>
      </w:r>
      <w:r>
        <w:rPr>
          <w:rFonts w:ascii="Times New Roman" w:hAnsi="Times New Roman"/>
          <w:lang w:val="en-US"/>
        </w:rPr>
        <w:instrText xml:space="preserve">ntages of su</w:instrText>
      </w:r>
      <w:r>
        <w:rPr>
          <w:rFonts w:ascii="Times New Roman" w:hAnsi="Times New Roman"/>
          <w:lang w:val="en-US"/>
        </w:rPr>
        <w:instrText xml:space="preserve">bjects with elevated values.","container</w:instrText>
      </w:r>
      <w:r>
        <w:rPr>
          <w:rFonts w:ascii="Times New Roman" w:hAnsi="Times New Roman"/>
          <w:lang w:val="en-US"/>
        </w:rPr>
        <w:instrText xml:space="preserve">-title":"Journal of Psychosomatic Research","DOI":"10.1016/j.jpsychores.2011.01.005","ISSN":"1879-1360","issu</w:instrText>
      </w:r>
      <w:r>
        <w:rPr>
          <w:rFonts w:ascii="Times New Roman" w:hAnsi="Times New Roman"/>
          <w:lang w:val="en-US"/>
        </w:rPr>
        <w:instrText xml:space="preserve">e":"2","journalAbbreviation":"J Psychosom Res","language":"eng","note":"PMID: 21767686","page":"74-78</w:instrText>
      </w:r>
      <w:r>
        <w:rPr>
          <w:rFonts w:ascii="Times New Roman" w:hAnsi="Times New Roman"/>
          <w:lang w:val="en-US"/>
        </w:rPr>
        <w:instrText xml:space="preserve">","source":"PubMed","titl</w:instrText>
      </w:r>
      <w:r>
        <w:rPr>
          <w:rFonts w:ascii="Times New Roman" w:hAnsi="Times New Roman"/>
          <w:lang w:val="en-US"/>
        </w:rPr>
        <w:instrText xml:space="preserve">e":"Normative values for the hospital anxiety and depression scale (HADS) in the g</w:instrText>
      </w:r>
      <w:r>
        <w:rPr>
          <w:rFonts w:ascii="Times New Roman" w:hAnsi="Times New Roman"/>
          <w:lang w:val="en-US"/>
        </w:rPr>
        <w:instrText xml:space="preserve">eneral German population","volume":"71","author":[{"family":"Hinz","given":"Andreas"},{"family":"Brähler","given":"Elmar"}],"issued":{"date-par</w:instrText>
      </w:r>
      <w:r>
        <w:rPr>
          <w:rFonts w:ascii="Times New Roman" w:hAnsi="Times New Roman"/>
          <w:lang w:val="en-US"/>
        </w:rPr>
        <w:instrText xml:space="preserve">ts":[["2011"</w:instrText>
      </w:r>
      <w:r>
        <w:rPr>
          <w:rFonts w:ascii="Times New Roman" w:hAnsi="Times New Roman"/>
          <w:lang w:val="en-US"/>
        </w:rPr>
        <w:instrText xml:space="preserve">,8]]}}}],"schema":"https://github.com/ci</w:instrText>
      </w:r>
      <w:r>
        <w:rPr>
          <w:rFonts w:ascii="Times New Roman" w:hAnsi="Times New Roman"/>
          <w:lang w:val="en-US"/>
        </w:rPr>
        <w:instrText xml:space="preserve">tation-style-language/schema/raw/master/csl-citation.json"} </w:instrText>
      </w:r>
      <w:r>
        <w:rPr>
          <w:rFonts w:ascii="Times New Roman" w:hAnsi="Times New Roman"/>
          <w:lang w:val="en-US"/>
        </w:rPr>
        <w:fldChar w:fldCharType="separate"/>
      </w:r>
      <w:r>
        <w:rPr>
          <w:rFonts w:ascii="Times New Roman" w:hAnsi="Times New Roman"/>
          <w:lang w:val="en-US"/>
        </w:rPr>
        <w:t xml:space="preserve">(Hinz and Brähler 2011)</w:t>
      </w:r>
      <w:r>
        <w:rPr>
          <w:rFonts w:ascii="Times New Roman" w:hAnsi="Times New Roman"/>
          <w:lang w:val="en-US"/>
        </w:rPr>
        <w:fldChar w:fldCharType="end"/>
      </w:r>
      <w:del w:id="271" w:author="Christophe Lopez" w:date="2026-06-02T14:25:00Z">
        <w:r>
          <w:rPr>
            <w:rFonts w:ascii="Times New Roman" w:hAnsi="Times New Roman"/>
            <w:lang w:val="en-US"/>
          </w:rPr>
          <w:delText xml:space="preserve"> in 4 410 adults from the general German population</w:delText>
        </w:r>
      </w:del>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jc w:val="both"/>
        <w:rPr>
          <w:del w:id="272" w:author=""/>
          <w:rFonts w:ascii="Times New Roman" w:hAnsi="Times New Roman"/>
          <w:lang w:val="en-US"/>
        </w:rPr>
      </w:pPr>
      <w:del w:id="273" w:author="Christophe Lopez" w:date="2026-10-07T11:06:29Z">
        <w:r>
          <w:rPr>
            <w:rFonts w:ascii="Times New Roman" w:hAnsi="Times New Roman"/>
            <w:lang w:val="en-US"/>
          </w:rPr>
        </w:r>
      </w:del>
      <w:del w:id="274">
        <w:r>
          <w:rPr>
            <w:rFonts w:ascii="Times New Roman" w:hAnsi="Times New Roman"/>
            <w:lang w:val="en-US"/>
          </w:rPr>
        </w:r>
      </w:del>
      <w:del w:id="275">
        <w:r>
          <w:rPr>
            <w:rFonts w:ascii="Times New Roman" w:hAnsi="Times New Roman"/>
            <w:lang w:val="en-US"/>
          </w:rPr>
        </w:r>
      </w:del>
    </w:p>
    <w:p>
      <w:pPr>
        <w:pStyle w:val="949"/>
        <w:pBdr/>
        <w:spacing w:after="0" w:line="240" w:lineRule="auto"/>
        <w:ind/>
        <w:jc w:val="both"/>
        <w:rPr>
          <w:del w:id="276" w:author=""/>
          <w:rFonts w:ascii="Times New Roman" w:hAnsi="Times New Roman"/>
        </w:rPr>
      </w:pPr>
      <w:del w:id="277" w:author="Christophe Lopez" w:date="2026-10-07T11:06:29Z">
        <w:r>
          <w:rPr>
            <w:rFonts w:ascii="Times New Roman" w:hAnsi="Times New Roman"/>
            <w:lang w:val="en-US"/>
          </w:rPr>
          <w:tab/>
        </w:r>
      </w:del>
      <w:del w:id="278" w:author="Christophe Lopez" w:date="2026-10-07T11:06:29Z">
        <w:r>
          <w:rPr>
            <w:rFonts w:ascii="Times New Roman" w:hAnsi="Times New Roman"/>
            <w:highlight w:val="yellow"/>
          </w:rPr>
          <w:delText xml:space="preserve">Questionnaire OBE?</w:delText>
        </w:r>
      </w:del>
      <w:del w:id="279" w:author="Christophe Lopez" w:date="2026-10-07T11:06:29Z">
        <w:r>
          <w:rPr>
            <w:rFonts w:ascii="Times New Roman" w:hAnsi="Times New Roman"/>
            <w:highlight w:val="yellow"/>
          </w:rPr>
          <w:delText xml:space="preserve"> Other questionnaires from PERSOCOR?</w:delText>
        </w:r>
      </w:del>
      <w:del w:id="280">
        <w:r>
          <w:rPr>
            <w:rFonts w:ascii="Times New Roman" w:hAnsi="Times New Roman"/>
          </w:rPr>
        </w:r>
      </w:del>
      <w:del w:id="281">
        <w:r>
          <w:rPr>
            <w:rFonts w:ascii="Times New Roman" w:hAnsi="Times New Roman"/>
          </w:rPr>
        </w:r>
      </w:del>
    </w:p>
    <w:p>
      <w:pPr>
        <w:pStyle w:val="965"/>
        <w:pBdr/>
        <w:tabs>
          <w:tab w:val="left" w:leader="none" w:pos="284"/>
        </w:tabs>
        <w:spacing/>
        <w:ind w:left="0"/>
        <w:jc w:val="both"/>
        <w:rPr>
          <w:rFonts w:ascii="Times New Roman" w:hAnsi="Times New Roman"/>
          <w:iCs/>
          <w:sz w:val="22"/>
          <w:szCs w:val="22"/>
          <w:lang w:val="fr-FR"/>
        </w:rPr>
      </w:pPr>
      <w:r>
        <w:rPr>
          <w:rFonts w:ascii="Times New Roman" w:hAnsi="Times New Roman"/>
          <w:iCs/>
          <w:sz w:val="22"/>
          <w:szCs w:val="22"/>
          <w:lang w:val="fr-FR"/>
        </w:rPr>
      </w:r>
      <w:r>
        <w:rPr>
          <w:rFonts w:ascii="Times New Roman" w:hAnsi="Times New Roman"/>
          <w:iCs/>
          <w:sz w:val="22"/>
          <w:szCs w:val="22"/>
          <w:lang w:val="fr-FR"/>
        </w:rPr>
      </w:r>
      <w:r>
        <w:rPr>
          <w:rFonts w:ascii="Times New Roman" w:hAnsi="Times New Roman"/>
          <w:iCs/>
          <w:sz w:val="22"/>
          <w:szCs w:val="22"/>
          <w:lang w:val="fr-FR"/>
        </w:rPr>
      </w:r>
    </w:p>
    <w:p>
      <w:pPr>
        <w:pStyle w:val="951"/>
        <w:pBdr/>
        <w:spacing w:before="0"/>
        <w:ind/>
        <w:jc w:val="both"/>
        <w:rPr>
          <w:rFonts w:ascii="Times New Roman" w:hAnsi="Times New Roman"/>
          <w:b/>
          <w:bCs/>
          <w:color w:val="000000"/>
          <w:sz w:val="22"/>
          <w:szCs w:val="22"/>
        </w:rPr>
      </w:pPr>
      <w:r>
        <w:rPr>
          <w:rFonts w:ascii="Times New Roman" w:hAnsi="Times New Roman"/>
          <w:b/>
          <w:bCs/>
          <w:color w:val="000000"/>
          <w:sz w:val="22"/>
          <w:szCs w:val="22"/>
          <w:lang w:val="en-US"/>
        </w:rPr>
        <w:t xml:space="preserve">Data analysis</w:t>
      </w:r>
      <w:r>
        <w:rPr>
          <w:rFonts w:ascii="Times New Roman" w:hAnsi="Times New Roman"/>
          <w:b/>
          <w:bCs/>
          <w:color w:val="000000"/>
          <w:sz w:val="22"/>
          <w:szCs w:val="22"/>
        </w:rPr>
      </w:r>
      <w:r>
        <w:rPr>
          <w:rFonts w:ascii="Times New Roman" w:hAnsi="Times New Roman"/>
          <w:b/>
          <w:bCs/>
          <w:color w:val="000000"/>
          <w:sz w:val="22"/>
          <w:szCs w:val="22"/>
        </w:rPr>
      </w:r>
    </w:p>
    <w:p>
      <w:pPr>
        <w:pStyle w:val="965"/>
        <w:pBdr/>
        <w:tabs>
          <w:tab w:val="left" w:leader="none" w:pos="284"/>
        </w:tabs>
        <w:spacing/>
        <w:ind w:left="0"/>
        <w:jc w:val="both"/>
        <w:rPr>
          <w:rFonts w:ascii="Times New Roman" w:hAnsi="Times New Roman"/>
          <w:sz w:val="22"/>
          <w:szCs w:val="22"/>
          <w:highlight w:val="none"/>
        </w:rPr>
      </w:pPr>
      <w:r>
        <w:rPr>
          <w:rFonts w:ascii="Times New Roman" w:hAnsi="Times New Roman"/>
          <w:sz w:val="22"/>
          <w:szCs w:val="22"/>
          <w:lang w:val="en-GB"/>
        </w:rPr>
        <w:t xml:space="preserve">Statistical analyses were carried out in </w:t>
      </w:r>
      <w:r>
        <w:rPr>
          <w:rFonts w:ascii="Times New Roman" w:hAnsi="Times New Roman"/>
          <w:sz w:val="22"/>
          <w:szCs w:val="22"/>
          <w:highlight w:val="yellow"/>
          <w:lang w:val="en-GB"/>
          <w:rPrChange w:id="282" w:author="Christophe Lopez" w:date="2026-10-07T11:06:29Z">
            <w:rPr>
              <w:rFonts w:ascii="Times New Roman" w:hAnsi="Times New Roman"/>
              <w:sz w:val="22"/>
              <w:szCs w:val="22"/>
              <w:lang w:val="en-GB"/>
            </w:rPr>
          </w:rPrChange>
        </w:rPr>
        <w:t xml:space="preserve">IBM SPSS (version 25), GraphPad Prism (version 10.1.0)</w:t>
      </w:r>
      <w:ins w:id="283" w:author="Maelis GOBINET" w:date="2026-10-07T08:57:50Z" oouserid="oc1784067975_gobinet.m">
        <w:r>
          <w:rPr>
            <w:rFonts w:ascii="Times New Roman" w:hAnsi="Times New Roman"/>
            <w:sz w:val="22"/>
            <w:szCs w:val="22"/>
            <w:highlight w:val="yellow"/>
            <w:lang w:val="en-GB"/>
          </w:rPr>
          <w:t xml:space="preserve">,</w:t>
        </w:r>
      </w:ins>
      <w:del w:id="284" w:author="Maelis GOBINET" w:date="2026-10-07T08:57:49Z" oouserid="oc1784067975_gobinet.m">
        <w:r>
          <w:rPr>
            <w:rFonts w:ascii="Times New Roman" w:hAnsi="Times New Roman"/>
            <w:sz w:val="22"/>
            <w:szCs w:val="22"/>
            <w:highlight w:val="yellow"/>
            <w:lang w:val="en-GB"/>
            <w:rPrChange w:id="285" w:author="Maelis GOBINET" w:date="2026-10-07T08:57:49Z" oouserid="oc1784067975_gobinet.m">
              <w:rPr>
                <w:rFonts w:ascii="Times New Roman" w:hAnsi="Times New Roman"/>
                <w:sz w:val="22"/>
                <w:szCs w:val="22"/>
                <w:lang w:val="en-GB"/>
              </w:rPr>
            </w:rPrChange>
          </w:rPr>
          <w:delText xml:space="preserve"> and</w:delText>
        </w:r>
      </w:del>
      <w:r>
        <w:rPr>
          <w:rFonts w:ascii="Times New Roman" w:hAnsi="Times New Roman"/>
          <w:sz w:val="22"/>
          <w:szCs w:val="22"/>
          <w:highlight w:val="yellow"/>
          <w:lang w:val="en-GB"/>
          <w:rPrChange w:id="286" w:author="Maelis GOBINET" w:date="2026-10-07T08:57:49Z" oouserid="oc1784067975_gobinet.m">
            <w:rPr>
              <w:rFonts w:ascii="Times New Roman" w:hAnsi="Times New Roman"/>
              <w:sz w:val="22"/>
              <w:szCs w:val="22"/>
              <w:lang w:val="en-GB"/>
            </w:rPr>
          </w:rPrChange>
        </w:rPr>
        <w:t xml:space="preserve"> JASP (ve</w:t>
      </w:r>
      <w:r>
        <w:rPr>
          <w:rFonts w:ascii="Times New Roman" w:hAnsi="Times New Roman"/>
          <w:sz w:val="22"/>
          <w:szCs w:val="22"/>
          <w:highlight w:val="yellow"/>
          <w:lang w:val="en-GB"/>
          <w:rPrChange w:id="287" w:author="Christophe Lopez" w:date="2026-10-07T11:06:29Z">
            <w:rPr>
              <w:rFonts w:ascii="Times New Roman" w:hAnsi="Times New Roman"/>
              <w:sz w:val="22"/>
              <w:szCs w:val="22"/>
              <w:lang w:val="en-GB"/>
            </w:rPr>
          </w:rPrChange>
        </w:rPr>
        <w:t xml:space="preserve">rsion 0.16.1)</w:t>
      </w:r>
      <w:ins w:id="288" w:author="Maelis GOBINET" w:date="2026-10-07T09:00:17Z" oouserid="oc1784067975_gobinet.m">
        <w:r>
          <w:rPr>
            <w:rFonts w:ascii="Times New Roman" w:hAnsi="Times New Roman"/>
            <w:sz w:val="22"/>
            <w:szCs w:val="22"/>
            <w:highlight w:val="yellow"/>
            <w:lang w:val="en-GB"/>
          </w:rPr>
          <w:t xml:space="preserve"> and R (version 4.4.2)</w:t>
        </w:r>
      </w:ins>
      <w:r>
        <w:rPr>
          <w:rFonts w:ascii="Times New Roman" w:hAnsi="Times New Roman"/>
          <w:sz w:val="22"/>
          <w:szCs w:val="22"/>
          <w:highlight w:val="yellow"/>
          <w:lang w:val="en-GB"/>
          <w:rPrChange w:id="289" w:author="Maelis GOBINET" w:date="2026-10-07T09:00:08Z" oouserid="oc1784067975_gobinet.m">
            <w:rPr>
              <w:rFonts w:ascii="Times New Roman" w:hAnsi="Times New Roman"/>
              <w:sz w:val="22"/>
              <w:szCs w:val="22"/>
              <w:lang w:val="en-GB"/>
            </w:rPr>
          </w:rPrChange>
        </w:rPr>
        <w:t xml:space="preserve">.</w:t>
      </w:r>
      <w:r>
        <w:rPr>
          <w:rFonts w:ascii="Times New Roman" w:hAnsi="Times New Roman"/>
          <w:sz w:val="22"/>
          <w:szCs w:val="22"/>
          <w:lang w:val="en-GB"/>
        </w:rPr>
        <w:t xml:space="preserve"> We used two-tailed tests for all analyses and</w:t>
      </w:r>
      <w:r>
        <w:rPr>
          <w:rFonts w:ascii="Times New Roman" w:hAnsi="Times New Roman"/>
          <w:i/>
          <w:iCs/>
          <w:sz w:val="22"/>
          <w:szCs w:val="22"/>
          <w:lang w:val="en-GB"/>
        </w:rPr>
        <w:t xml:space="preserve"> p-values</w:t>
      </w:r>
      <w:r>
        <w:rPr>
          <w:rFonts w:ascii="Times New Roman" w:hAnsi="Times New Roman"/>
          <w:sz w:val="22"/>
          <w:szCs w:val="22"/>
          <w:lang w:val="en-GB"/>
        </w:rPr>
        <w:t xml:space="preserve"> were considered statistically significant when &lt; 0.05, unless otherwise specified.</w:t>
      </w:r>
      <w:r>
        <w:rPr>
          <w:rFonts w:ascii="Times New Roman" w:hAnsi="Times New Roman"/>
          <w:sz w:val="22"/>
          <w:szCs w:val="22"/>
        </w:rPr>
      </w:r>
      <w:r>
        <w:rPr>
          <w:rFonts w:ascii="Times New Roman" w:hAnsi="Times New Roman"/>
          <w:sz w:val="22"/>
          <w:szCs w:val="22"/>
          <w:highlight w:val="none"/>
        </w:rPr>
      </w:r>
    </w:p>
    <w:p w14:paraId="5F0F4922">
      <w:pPr>
        <w:pStyle w:val="965"/>
        <w:pBdr/>
        <w:tabs>
          <w:tab w:val="left" w:leader="none" w:pos="284"/>
        </w:tabs>
        <w:spacing/>
        <w:ind w:left="0"/>
        <w:jc w:val="both"/>
        <w:rPr>
          <w:rFonts w:ascii="Times New Roman" w:hAnsi="Times New Roman"/>
          <w:sz w:val="22"/>
          <w:szCs w:val="22"/>
        </w:rPr>
      </w:pPr>
      <w:r>
        <w:rPr>
          <w:rFonts w:ascii="Times New Roman" w:hAnsi="Times New Roman"/>
          <w:sz w:val="22"/>
          <w:szCs w:val="22"/>
          <w:highlight w:val="none"/>
        </w:rPr>
        <w:t xml:space="preserve">Descriptive analysis ?</w:t>
      </w:r>
      <w:r>
        <w:rPr>
          <w:rFonts w:ascii="Times New Roman" w:hAnsi="Times New Roman"/>
          <w:sz w:val="22"/>
          <w:szCs w:val="22"/>
          <w:highlight w:val="none"/>
        </w:rPr>
      </w:r>
      <w:r>
        <w:rPr>
          <w:rFonts w:ascii="Times New Roman" w:hAnsi="Times New Roman"/>
          <w:sz w:val="22"/>
          <w:szCs w:val="22"/>
        </w:rPr>
      </w:r>
    </w:p>
    <w:p>
      <w:pPr>
        <w:pStyle w:val="965"/>
        <w:pBdr/>
        <w:tabs>
          <w:tab w:val="left" w:leader="none" w:pos="284"/>
        </w:tabs>
        <w:spacing/>
        <w:ind w:left="0"/>
        <w:jc w:val="both"/>
        <w:rPr>
          <w:rFonts w:ascii="Times New Roman" w:hAnsi="Times New Roman"/>
          <w:sz w:val="22"/>
          <w:szCs w:val="22"/>
        </w:rPr>
      </w:pPr>
      <w:r>
        <w:rPr>
          <w:rFonts w:ascii="Times New Roman" w:hAnsi="Times New Roman"/>
          <w:sz w:val="22"/>
          <w:szCs w:val="22"/>
          <w:lang w:val="en-GB"/>
        </w:rPr>
      </w:r>
      <w:r>
        <w:rPr>
          <w:rFonts w:ascii="Times New Roman" w:hAnsi="Times New Roman"/>
          <w:sz w:val="22"/>
          <w:szCs w:val="22"/>
        </w:rPr>
      </w:r>
      <w:r>
        <w:rPr>
          <w:rFonts w:ascii="Times New Roman" w:hAnsi="Times New Roman"/>
          <w:sz w:val="22"/>
          <w:szCs w:val="22"/>
        </w:rPr>
      </w:r>
    </w:p>
    <w:p w14:paraId="44D1BB93">
      <w:pPr>
        <w:pStyle w:val="949"/>
        <w:pBdr/>
        <w:spacing w:after="0" w:line="240" w:lineRule="auto"/>
        <w:ind/>
        <w:jc w:val="both"/>
        <w:rPr>
          <w:ins w:id="290" w:author="Maelis GOBINET" w:date="2026-10-07T09:45:10Z" oouserid="oc1784067975_gobinet.m"/>
          <w:sz w:val="22"/>
          <w:szCs w:val="22"/>
        </w:rPr>
      </w:pPr>
      <w:r>
        <w:rPr>
          <w:rFonts w:ascii="Times New Roman" w:hAnsi="Times New Roman"/>
          <w:b/>
          <w:bCs/>
          <w:sz w:val="22"/>
          <w:szCs w:val="22"/>
          <w:lang w:val="en-US"/>
        </w:rPr>
        <w:t xml:space="preserve">Exploratory factor analysis</w:t>
      </w:r>
      <w:r>
        <w:rPr>
          <w:rFonts w:ascii="Times New Roman" w:hAnsi="Times New Roman"/>
          <w:b/>
          <w:bCs/>
          <w:sz w:val="22"/>
          <w:szCs w:val="22"/>
          <w:lang w:val="en-US"/>
        </w:rPr>
        <w:t xml:space="preserve">.</w:t>
      </w:r>
      <w:r>
        <w:rPr>
          <w:rFonts w:ascii="Times New Roman" w:hAnsi="Times New Roman"/>
          <w:sz w:val="22"/>
          <w:szCs w:val="22"/>
          <w:lang w:val="en-US"/>
        </w:rPr>
        <w:t xml:space="preserve"> </w:t>
      </w:r>
      <w:r>
        <w:rPr>
          <w:rFonts w:ascii="Times New Roman" w:hAnsi="Times New Roman"/>
          <w:sz w:val="22"/>
          <w:szCs w:val="22"/>
          <w:lang w:val="en-US"/>
        </w:rPr>
        <w:t xml:space="preserve">An exploratory factor analysis was carried to identify dimensions of DD i</w:t>
      </w:r>
      <w:r>
        <w:rPr>
          <w:rFonts w:ascii="Times New Roman" w:hAnsi="Times New Roman"/>
          <w:sz w:val="22"/>
          <w:szCs w:val="22"/>
          <w:lang w:val="en-US"/>
        </w:rPr>
        <w:t xml:space="preserve">n the general population. </w:t>
      </w:r>
      <w:ins w:id="291" w:author="Maelis GOBINET" w:date="2026-10-07T09:45:17Z" oouserid="oc1784067975_gobinet.m">
        <w:r>
          <w:rPr>
            <w:rFonts w:ascii="Times New Roman" w:hAnsi="Times New Roman"/>
            <w:sz w:val="22"/>
            <w:szCs w:val="22"/>
            <w:lang w:val="en-US"/>
          </w:rPr>
          <w:t xml:space="preserve">We ensured that there was no multicollinearity between items (inter-items correlation range: -0.01, 0.44). Assumptions to conduct and EFA were met as the Bartlett’s test of sphericity (</w:t>
        </w:r>
      </w:ins>
      <w:ins w:id="292" w:author="Maelis GOBINET" w:date="2026-10-07T09:44:02Z" oouserid="oc1784067975_gobinet.m">
        <w:r>
          <w:rPr>
            <w:rFonts w:ascii="Times New Roman" w:hAnsi="Times New Roman"/>
            <w:sz w:val="22"/>
            <w:szCs w:val="22"/>
            <w:lang w:val="en-US"/>
          </w:rPr>
          <w:t xml:space="preserve">χ²(406) = </w:t>
        </w:r>
      </w:ins>
      <w:ins w:id="293" w:author="Maelis GOBINET" w:date="2026-10-07T09:44:00Z" oouserid="oc1784067975_gobinet.m">
        <w:r>
          <w:rPr>
            <w:rFonts w:ascii="Times New Roman" w:hAnsi="Times New Roman"/>
            <w:sz w:val="22"/>
            <w:szCs w:val="22"/>
            <w:lang w:val="en-US"/>
          </w:rPr>
          <w:t xml:space="preserve">3703.44, p &lt; .001</w:t>
        </w:r>
      </w:ins>
      <w:ins w:id="294" w:author="Maelis GOBINET" w:date="2026-10-07T09:45:10Z" oouserid="oc1784067975_gobinet.m">
        <w:r>
          <w:rPr>
            <w:rFonts w:ascii="Times New Roman" w:hAnsi="Times New Roman"/>
            <w:sz w:val="22"/>
            <w:szCs w:val="22"/>
            <w:lang w:val="en-US"/>
          </w:rPr>
          <w:t xml:space="preserve">) was significant and the Kaiser–Meyer–Olkin index (KMO = 0.90) was adequate. </w:t>
        </w:r>
      </w:ins>
      <w:ins w:id="295" w:author="Maelis GOBINET" w:date="2026-10-07T09:55:37Z" oouserid="oc1784067975_gobinet.m">
        <w:r>
          <w:rPr>
            <w:rFonts w:ascii="Times New Roman" w:hAnsi="Times New Roman"/>
            <w:sz w:val="22"/>
            <w:szCs w:val="22"/>
            <w:lang w:val="en-US"/>
          </w:rPr>
          <w:t xml:space="preserve">EFA was conducted on all 29 items of the CDS (sum of frequency and duration) using the psyc</w:t>
        </w:r>
      </w:ins>
      <w:ins w:id="296" w:author="Maelis GOBINET" w:date="2026-10-07T09:55:37Z" oouserid="oc1784067975_gobinet.m">
        <w:r>
          <w:rPr>
            <w:rFonts w:ascii="Times New Roman" w:hAnsi="Times New Roman"/>
            <w:sz w:val="22"/>
            <w:szCs w:val="22"/>
            <w:lang w:val="en-US"/>
          </w:rPr>
          <w:t xml:space="preserve">h package. As the items were non normally distributed, we based the EFA on a spearman correlation matrix. We used an oblique promax rotation, given the expected intercorrelations between DD components. Only items with factor loadings &gt;0.4 were retained. We</w:t>
        </w:r>
      </w:ins>
      <w:ins w:id="297" w:author="Maelis GOBINET" w:date="2026-10-07T09:55:37Z" oouserid="oc1784067975_gobinet.m">
        <w:r>
          <w:rPr>
            <w:rFonts w:ascii="Times New Roman" w:hAnsi="Times New Roman"/>
            <w:sz w:val="22"/>
            <w:szCs w:val="22"/>
            <w:lang w:val="en-US"/>
          </w:rPr>
          <w:t xml:space="preserve"> conducted a set of test</w:t>
        </w:r>
      </w:ins>
      <w:r>
        <w:rPr>
          <w:rFonts w:ascii="Times New Roman" w:hAnsi="Times New Roman"/>
          <w:sz w:val="22"/>
          <w:szCs w:val="22"/>
          <w:lang w:val="en-US"/>
        </w:rPr>
        <w:t xml:space="preserve">s</w:t>
      </w:r>
      <w:ins w:id="298" w:author="Maelis GOBINET" w:date="2026-10-07T09:55:37Z" oouserid="oc1784067975_gobinet.m">
        <w:r>
          <w:rPr>
            <w:rFonts w:ascii="Times New Roman" w:hAnsi="Times New Roman"/>
            <w:sz w:val="22"/>
            <w:szCs w:val="22"/>
            <w:lang w:val="en-US"/>
          </w:rPr>
          <w:t xml:space="preserve"> to determine the factor number. Although their results differed, the most reliable (Minimum Average Partial) suggested two factors. Several iterations confirmed that a two-factor solution was the most stable and theoretically valid</w:t>
        </w:r>
      </w:ins>
      <w:ins w:id="299" w:author="Maelis GOBINET" w:date="2026-10-07T09:55:18Z" oouserid="oc1784067975_gobinet.m">
        <w:r>
          <w:rPr>
            <w:rFonts w:ascii="Times New Roman" w:hAnsi="Times New Roman"/>
            <w:sz w:val="22"/>
            <w:szCs w:val="22"/>
            <w:lang w:val="en-US"/>
          </w:rPr>
          <w:t xml:space="preserve">. Item loadings and communalities, eigenvalues, variance, were extracted for each factor, as well as inter-factor correlations</w:t>
        </w:r>
      </w:ins>
      <w:r>
        <w:rPr>
          <w:rFonts w:ascii="Times New Roman" w:hAnsi="Times New Roman"/>
          <w:sz w:val="22"/>
          <w:szCs w:val="22"/>
          <w:lang w:val="en-US"/>
        </w:rPr>
        <w:t xml:space="preserve">.</w:t>
      </w:r>
      <w:del w:id="300" w:author="Maelis GOBINET" w:date="2026-10-07T09:56:11Z" oouserid="oc1784067975_gobinet.m">
        <w:r>
          <w:rPr>
            <w:rFonts w:ascii="Times New Roman" w:hAnsi="Times New Roman"/>
            <w:sz w:val="22"/>
            <w:szCs w:val="22"/>
            <w:lang w:val="en-US"/>
          </w:rPr>
          <w:delText xml:space="preserve">A principal axis factor analysis was conducted on t</w:delText>
        </w:r>
      </w:del>
      <w:del w:id="301" w:author="Maelis GOBINET" w:date="2026-10-07T09:56:11Z" oouserid="oc1784067975_gobinet.m">
        <w:r>
          <w:rPr>
            <w:rFonts w:ascii="Times New Roman" w:hAnsi="Times New Roman"/>
            <w:sz w:val="22"/>
            <w:szCs w:val="22"/>
            <w:lang w:val="en-US"/>
          </w:rPr>
          <w:delText xml:space="preserve">he </w:delText>
        </w:r>
      </w:del>
      <w:del w:id="302" w:author="Maelis GOBINET" w:date="2026-10-07T09:14:09Z" oouserid="oc1784067975_gobinet.m">
        <w:r>
          <w:rPr>
            <w:rFonts w:ascii="Times New Roman" w:hAnsi="Times New Roman"/>
            <w:sz w:val="22"/>
            <w:szCs w:val="22"/>
            <w:lang w:val="en-US"/>
          </w:rPr>
          <w:delText xml:space="preserve">patients </w:delText>
        </w:r>
      </w:del>
      <w:del w:id="303" w:author="Maelis GOBINET" w:date="2026-10-07T09:56:11Z" oouserid="oc1784067975_gobinet.m">
        <w:r>
          <w:rPr>
            <w:rFonts w:ascii="Times New Roman" w:hAnsi="Times New Roman"/>
            <w:sz w:val="22"/>
            <w:szCs w:val="22"/>
            <w:lang w:val="en-US"/>
          </w:rPr>
          <w:delText xml:space="preserve">scores (sum of frequency and duration) for the 29 questionnaire items (SPSS Statistics, IBM, Version 25). As components of DD have been described to be correlated </w:delText>
        </w:r>
      </w:del>
      <w:del w:id="304" w:author="Maelis GOBINET" w:date="2026-10-07T09:56:11Z" oouserid="oc1784067975_gobinet.m">
        <w:r>
          <w:rPr>
            <w:rFonts w:ascii="Times New Roman" w:hAnsi="Times New Roman"/>
            <w:sz w:val="22"/>
            <w:szCs w:val="22"/>
            <w:lang w:val="en-US"/>
          </w:rPr>
          <w:fldChar w:fldCharType="begin"/>
          <w:delInstrText xml:space="preserve"> \* MERGEFORMAT </w:delInstrText>
        </w:r>
      </w:del>
      <w:del w:id="305" w:author="Maelis GOBINET" w:date="2026-10-07T09:56:11Z" oouserid="oc1784067975_gobinet.m">
        <w:r>
          <w:rPr>
            <w:rFonts w:ascii="Times New Roman" w:hAnsi="Times New Roman"/>
            <w:sz w:val="22"/>
            <w:szCs w:val="22"/>
            <w:lang w:val="en-US"/>
          </w:rPr>
          <w:fldChar w:fldCharType="separate"/>
        </w:r>
      </w:del>
      <w:del w:id="306" w:author="Maelis GOBINET" w:date="2026-10-07T09:56:11Z" oouserid="oc1784067975_gobinet.m">
        <w:r>
          <w:rPr>
            <w:rFonts w:ascii="Times New Roman" w:hAnsi="Times New Roman"/>
            <w:sz w:val="22"/>
            <w:szCs w:val="22"/>
            <w:lang w:val="en-US"/>
          </w:rPr>
          <w:delText xml:space="preserve">(Sierra et al. 2005; Simeon et al. 2008)</w:delText>
        </w:r>
      </w:del>
      <w:del w:id="307" w:author="Maelis GOBINET" w:date="2026-10-07T09:56:11Z" oouserid="oc1784067975_gobinet.m">
        <w:r>
          <w:rPr>
            <w:rFonts w:ascii="Times New Roman" w:hAnsi="Times New Roman"/>
            <w:sz w:val="22"/>
            <w:szCs w:val="22"/>
            <w:lang w:val="en-US"/>
          </w:rPr>
          <w:fldChar w:fldCharType="end"/>
        </w:r>
      </w:del>
      <w:del w:id="308" w:author="Maelis GOBINET" w:date="2026-10-07T09:56:11Z" oouserid="oc1784067975_gobinet.m">
        <w:r>
          <w:rPr>
            <w:rFonts w:ascii="Times New Roman" w:hAnsi="Times New Roman"/>
            <w:sz w:val="22"/>
            <w:szCs w:val="22"/>
            <w:lang w:val="en-US"/>
          </w:rPr>
          <w:delText xml:space="preserve">, we used an oblique rotation (direct oblimin, delta = 0) to estimate the factors. Factors with eigenvalues larger than 1 were considered. Only questionnaire items with loadings larger than 0.4 were considered to belong to a f</w:delText>
        </w:r>
      </w:del>
      <w:del w:id="309" w:author="Maelis GOBINET" w:date="2026-10-07T09:56:11Z" oouserid="oc1784067975_gobinet.m">
        <w:r>
          <w:rPr>
            <w:rFonts w:ascii="Times New Roman" w:hAnsi="Times New Roman"/>
            <w:sz w:val="22"/>
            <w:szCs w:val="22"/>
            <w:lang w:val="en-US"/>
          </w:rPr>
          <w:delText xml:space="preserve">actor. Factors with a co</w:delText>
        </w:r>
      </w:del>
      <w:del w:id="310" w:author="Maelis GOBINET" w:date="2026-10-07T09:56:11Z" oouserid="oc1784067975_gobinet.m">
        <w:r>
          <w:rPr>
            <w:rFonts w:ascii="Times New Roman" w:hAnsi="Times New Roman"/>
            <w:sz w:val="22"/>
            <w:szCs w:val="22"/>
            <w:lang w:val="en-US"/>
          </w:rPr>
          <w:delText xml:space="preserve">herent internal construct were used to identify CDS subscales, which wer</w:delText>
        </w:r>
      </w:del>
      <w:del w:id="311" w:author="Maelis GOBINET" w:date="2026-10-07T09:56:11Z" oouserid="oc1784067975_gobinet.m">
        <w:r>
          <w:rPr>
            <w:rFonts w:ascii="Times New Roman" w:hAnsi="Times New Roman"/>
            <w:sz w:val="22"/>
            <w:szCs w:val="22"/>
            <w:lang w:val="en-US"/>
          </w:rPr>
          <w:delText xml:space="preserve">e the</w:delText>
        </w:r>
      </w:del>
      <w:del w:id="312" w:author="Maelis GOBINET" w:date="2026-10-07T09:56:11Z" oouserid="oc1784067975_gobinet.m">
        <w:r>
          <w:rPr>
            <w:rFonts w:ascii="Times New Roman" w:hAnsi="Times New Roman"/>
            <w:sz w:val="22"/>
            <w:szCs w:val="22"/>
            <w:lang w:val="en-US"/>
          </w:rPr>
          <w:delText xml:space="preserve">n</w:delText>
        </w:r>
      </w:del>
      <w:del w:id="313" w:author="Maelis GOBINET" w:date="2026-10-07T09:56:11Z" oouserid="oc1784067975_gobinet.m">
        <w:r>
          <w:rPr>
            <w:rFonts w:ascii="Times New Roman" w:hAnsi="Times New Roman"/>
            <w:sz w:val="22"/>
            <w:szCs w:val="22"/>
            <w:lang w:val="en-US"/>
          </w:rPr>
          <w:delText xml:space="preserve"> </w:delText>
        </w:r>
      </w:del>
      <w:del w:id="314" w:author="Maelis GOBINET" w:date="2026-10-07T09:56:11Z" oouserid="oc1784067975_gobinet.m">
        <w:r>
          <w:rPr>
            <w:rFonts w:ascii="Times New Roman" w:hAnsi="Times New Roman"/>
            <w:sz w:val="22"/>
            <w:szCs w:val="22"/>
            <w:lang w:val="en-US"/>
          </w:rPr>
          <w:delText xml:space="preserve">used to characterize distorted exp</w:delText>
        </w:r>
      </w:del>
      <w:del w:id="315" w:author="Maelis GOBINET" w:date="2026-10-07T09:56:11Z" oouserid="oc1784067975_gobinet.m">
        <w:r>
          <w:rPr>
            <w:rFonts w:ascii="Times New Roman" w:hAnsi="Times New Roman"/>
            <w:sz w:val="22"/>
            <w:szCs w:val="22"/>
            <w:lang w:val="en-US"/>
          </w:rPr>
          <w:delText xml:space="preserve">erience in patients with dizziness</w:delText>
        </w:r>
      </w:del>
      <w:del w:id="316" w:author="Maelis GOBINET" w:date="2026-10-07T09:56:11Z" oouserid="oc1784067975_gobinet.m">
        <w:r>
          <w:rPr>
            <w:rFonts w:ascii="Times New Roman" w:hAnsi="Times New Roman"/>
            <w:sz w:val="22"/>
            <w:szCs w:val="22"/>
            <w:lang w:val="en-US"/>
          </w:rPr>
          <w:delText xml:space="preserve">.</w:delText>
        </w:r>
      </w:del>
      <w:r>
        <w:rPr>
          <w:rFonts w:ascii="Times New Roman" w:hAnsi="Times New Roman"/>
          <w:sz w:val="22"/>
          <w:szCs w:val="22"/>
          <w:lang w:val="en-US"/>
        </w:rPr>
        <w:t xml:space="preserve"> </w:t>
      </w:r>
      <w:ins w:id="317" w:author="Maelis GOBINET" w:date="2026-10-07T09:45:10Z" oouserid="oc1784067975_gobinet.m">
        <w:r>
          <w:rPr>
            <w:sz w:val="22"/>
            <w:szCs w:val="22"/>
          </w:rPr>
        </w:r>
      </w:ins>
      <w:ins w:id="318" w:author="Maelis GOBINET" w:date="2026-10-07T09:45:10Z" oouserid="oc1784067975_gobinet.m">
        <w:r>
          <w:rPr>
            <w:sz w:val="22"/>
            <w:szCs w:val="22"/>
          </w:rPr>
        </w:r>
      </w:ins>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b/>
          <w:bCs/>
          <w:sz w:val="22"/>
          <w:szCs w:val="22"/>
        </w:rPr>
      </w:pPr>
      <w:r>
        <w:rPr>
          <w:rFonts w:ascii="Times New Roman" w:hAnsi="Times New Roman"/>
          <w:b/>
          <w:bCs/>
          <w:sz w:val="22"/>
          <w:szCs w:val="22"/>
          <w:lang w:val="en-GB"/>
        </w:rPr>
      </w:r>
      <w:r>
        <w:rPr>
          <w:rFonts w:ascii="Times New Roman" w:hAnsi="Times New Roman"/>
          <w:b/>
          <w:bCs/>
          <w:sz w:val="22"/>
          <w:szCs w:val="22"/>
        </w:rPr>
      </w:r>
      <w:r>
        <w:rPr>
          <w:rFonts w:ascii="Times New Roman" w:hAnsi="Times New Roman"/>
          <w:b/>
          <w:bCs/>
          <w:sz w:val="22"/>
          <w:szCs w:val="22"/>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iCs/>
          <w:sz w:val="22"/>
          <w:szCs w:val="22"/>
          <w:highlight w:val="none"/>
        </w:rPr>
      </w:pPr>
      <w:r>
        <w:rPr>
          <w:rFonts w:ascii="Times New Roman" w:hAnsi="Times New Roman"/>
          <w:b/>
          <w:bCs/>
          <w:sz w:val="22"/>
          <w:szCs w:val="22"/>
          <w:lang w:val="en-US"/>
        </w:rPr>
        <w:t xml:space="preserve">Reliability analysis</w:t>
      </w:r>
      <w:r>
        <w:rPr>
          <w:rFonts w:ascii="Times New Roman" w:hAnsi="Times New Roman"/>
          <w:b/>
          <w:bCs/>
          <w:sz w:val="22"/>
          <w:szCs w:val="22"/>
          <w:lang w:val="en-US"/>
        </w:rPr>
        <w:t xml:space="preserve">.</w:t>
      </w:r>
      <w:r>
        <w:rPr>
          <w:rFonts w:ascii="Times New Roman" w:hAnsi="Times New Roman"/>
          <w:b/>
          <w:bCs/>
          <w:sz w:val="22"/>
          <w:szCs w:val="22"/>
          <w:lang w:val="en-US"/>
        </w:rPr>
        <w:t xml:space="preserve"> </w:t>
      </w:r>
      <w:r>
        <w:rPr>
          <w:rFonts w:ascii="Times New Roman" w:hAnsi="Times New Roman"/>
          <w:iCs/>
          <w:sz w:val="22"/>
          <w:szCs w:val="22"/>
          <w:lang w:val="en-US"/>
        </w:rPr>
        <w:t xml:space="preserve">We assessed internal consistency and split-half reliability for the total CDS score and its identified factors using psych package in R. We estimated Cronbach’s α (with 95% confidence interval), total ω, mean inter-item correlation, and split-</w:t>
      </w:r>
      <w:r>
        <w:rPr>
          <w:rFonts w:ascii="Times New Roman" w:hAnsi="Times New Roman"/>
          <w:iCs/>
          <w:sz w:val="22"/>
          <w:szCs w:val="22"/>
          <w:lang w:val="en-US"/>
        </w:rPr>
        <w:t xml:space="preserve">half reliability indices (average, minimum (β), and maximum (λ4)).</w:t>
      </w:r>
      <w:r>
        <w:rPr>
          <w:rFonts w:ascii="Times New Roman" w:hAnsi="Times New Roman"/>
          <w:iCs/>
          <w:sz w:val="22"/>
          <w:szCs w:val="22"/>
          <w:highlight w:val="none"/>
        </w:rPr>
      </w:r>
      <w:r>
        <w:rPr>
          <w:rFonts w:ascii="Times New Roman" w:hAnsi="Times New Roman"/>
          <w:iCs/>
          <w:sz w:val="22"/>
          <w:szCs w:val="22"/>
          <w:highlight w:val="none"/>
        </w:rPr>
      </w:r>
    </w:p>
    <w:p w14:paraId="646E4E9A">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sz w:val="22"/>
          <w:szCs w:val="22"/>
        </w:rPr>
      </w:pPr>
      <w:r>
        <w:rPr>
          <w:rFonts w:ascii="Times New Roman" w:hAnsi="Times New Roman"/>
          <w:sz w:val="22"/>
          <w:szCs w:val="22"/>
          <w:lang w:val="en-US"/>
        </w:rPr>
      </w:r>
      <w:r>
        <w:rPr>
          <w:rFonts w:ascii="Times New Roman" w:hAnsi="Times New Roman"/>
          <w:sz w:val="22"/>
          <w:szCs w:val="22"/>
        </w:rPr>
      </w:r>
      <w:r>
        <w:rPr>
          <w:rFonts w:ascii="Times New Roman" w:hAnsi="Times New Roman"/>
          <w:sz w:val="22"/>
          <w:szCs w:val="22"/>
        </w:rPr>
      </w:r>
    </w:p>
    <w:p w14:paraId="1C5B9A0C">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ins w:id="319" w:author="Maelis GOBINET" w:date="2026-10-14T16:19:27Z" oouserid="oc1784067975_gobinet.m"/>
          <w:rFonts w:ascii="Times New Roman" w:hAnsi="Times New Roman"/>
          <w:sz w:val="22"/>
          <w:szCs w:val="22"/>
          <w:highlight w:val="none"/>
          <w:lang w:val="en-US" w:bidi="en-US"/>
        </w:rPr>
      </w:pPr>
      <w:r>
        <w:rPr>
          <w:rFonts w:ascii="Times New Roman" w:hAnsi="Times New Roman"/>
          <w:b/>
          <w:bCs/>
          <w:iCs/>
          <w:sz w:val="22"/>
          <w:szCs w:val="22"/>
          <w:highlight w:val="none"/>
          <w:lang w:val="en-US" w:bidi="en-US"/>
        </w:rPr>
        <w:t xml:space="preserve">Generalized Linear Models.</w:t>
      </w:r>
      <w:r>
        <w:rPr>
          <w:rFonts w:ascii="Times New Roman" w:hAnsi="Times New Roman"/>
          <w:iCs/>
          <w:sz w:val="22"/>
          <w:szCs w:val="22"/>
          <w:highlight w:val="none"/>
          <w:lang w:val="en-US" w:bidi="en-US"/>
        </w:rPr>
        <w:t xml:space="preserve"> </w:t>
      </w:r>
      <w:r>
        <w:rPr>
          <w:rFonts w:ascii="Times New Roman" w:hAnsi="Times New Roman"/>
          <w:iCs/>
          <w:sz w:val="22"/>
          <w:szCs w:val="22"/>
          <w:highlight w:val="none"/>
          <w:lang w:val="en-US" w:bidi="en-US"/>
        </w:rPr>
        <w:t xml:space="preserve">CDS scores in the general population were strongly right-skewed, with zero-inflation, over-dispersion and integer values. T</w:t>
      </w:r>
      <w:r>
        <w:rPr>
          <w:rFonts w:ascii="Times New Roman" w:hAnsi="Times New Roman"/>
          <w:iCs/>
          <w:sz w:val="22"/>
          <w:szCs w:val="22"/>
          <w:highlight w:val="none"/>
          <w:lang w:val="en-US" w:bidi="en-US"/>
        </w:rPr>
        <w:t xml:space="preserve">hey did not meet the assumptions for classi</w:t>
      </w:r>
      <w:r>
        <w:rPr>
          <w:rFonts w:ascii="Times New Roman" w:hAnsi="Times New Roman"/>
          <w:iCs/>
          <w:sz w:val="22"/>
          <w:szCs w:val="22"/>
          <w:highlight w:val="none"/>
          <w:lang w:val="en-US" w:bidi="en-US"/>
        </w:rPr>
        <w:t xml:space="preserve">cal multiple linear regressions to assess the effect of sociodemographic and psychological factors on the CDS. We therefore fitted</w:t>
      </w:r>
      <w:del w:id="320" w:author="Maelis GOBINET" w:date="2026-10-14T14:43:03Z" oouserid="oc1784067975_gobinet.m">
        <w:r>
          <w:rPr>
            <w:rFonts w:ascii="Times New Roman" w:hAnsi="Times New Roman"/>
            <w:iCs/>
            <w:sz w:val="22"/>
            <w:szCs w:val="22"/>
            <w:highlight w:val="none"/>
            <w:lang w:val="en-US" w:bidi="en-US"/>
          </w:rPr>
          <w:delText xml:space="preserve"> hierarchical</w:delText>
        </w:r>
      </w:del>
      <w:r>
        <w:rPr>
          <w:rFonts w:ascii="Times New Roman" w:hAnsi="Times New Roman"/>
          <w:iCs/>
          <w:sz w:val="22"/>
          <w:szCs w:val="22"/>
          <w:highlight w:val="none"/>
          <w:lang w:val="en-US" w:bidi="en-US"/>
        </w:rPr>
        <w:t xml:space="preserve"> Hurdle models </w:t>
      </w:r>
      <w:del w:id="321" w:author="Maelis GOBINET" w:date="2026-10-14T14:43:08Z" oouserid="oc1784067975_gobinet.m">
        <w:r>
          <w:rPr>
            <w:rFonts w:ascii="Times New Roman" w:hAnsi="Times New Roman"/>
            <w:iCs/>
            <w:sz w:val="22"/>
            <w:szCs w:val="22"/>
            <w:highlight w:val="none"/>
            <w:lang w:val="en-US" w:bidi="en-US"/>
          </w:rPr>
          <w:delText xml:space="preserve">with sequential entry of predictors</w:delText>
        </w:r>
      </w:del>
      <w:r>
        <w:rPr>
          <w:rFonts w:ascii="Times New Roman" w:hAnsi="Times New Roman"/>
          <w:iCs/>
          <w:sz w:val="22"/>
          <w:szCs w:val="22"/>
          <w:highlight w:val="none"/>
          <w:lang w:val="en-US" w:bidi="en-US"/>
        </w:rPr>
        <w:t xml:space="preserve"> using the glmmTMB package. Hurdle models separately model (a) </w:t>
      </w:r>
      <w:r>
        <w:rPr>
          <w:rFonts w:ascii="Times New Roman" w:hAnsi="Times New Roman"/>
          <w:iCs/>
          <w:sz w:val="22"/>
          <w:szCs w:val="22"/>
          <w:highlight w:val="none"/>
          <w:lang w:val="en-US" w:bidi="en-US"/>
        </w:rPr>
        <w:t xml:space="preserve">the probability of a non-</w:t>
      </w:r>
      <w:r>
        <w:rPr>
          <w:rFonts w:ascii="Times New Roman" w:hAnsi="Times New Roman"/>
          <w:iCs/>
          <w:sz w:val="22"/>
          <w:szCs w:val="22"/>
          <w:highlight w:val="none"/>
          <w:lang w:val="en-US" w:bidi="en-US"/>
        </w:rPr>
        <w:t xml:space="preserve">zero score using a logistic regression (</w:t>
      </w:r>
      <w:del w:id="322" w:author="Maelis GOBINET" w:date="2026-10-14T16:16:38Z" oouserid="oc1784067975_gobinet.m">
        <w:r>
          <w:rPr>
            <w:rFonts w:ascii="Times New Roman" w:hAnsi="Times New Roman"/>
            <w:iCs/>
            <w:sz w:val="22"/>
            <w:szCs w:val="22"/>
            <w:highlight w:val="none"/>
            <w:lang w:val="en-US" w:bidi="en-US"/>
          </w:rPr>
          <w:delText xml:space="preserve">binary</w:delText>
        </w:r>
      </w:del>
      <w:ins w:id="323" w:author="Maelis GOBINET" w:date="2026-10-14T16:16:41Z" oouserid="oc1784067975_gobinet.m">
        <w:r>
          <w:rPr>
            <w:rFonts w:ascii="Times New Roman" w:hAnsi="Times New Roman"/>
            <w:iCs/>
            <w:sz w:val="22"/>
            <w:szCs w:val="22"/>
            <w:highlight w:val="none"/>
            <w:lang w:val="en-US" w:bidi="en-US"/>
          </w:rPr>
          <w:t xml:space="preserve">zero_inflation</w:t>
        </w:r>
      </w:ins>
      <w:r>
        <w:rPr>
          <w:rFonts w:ascii="Times New Roman" w:hAnsi="Times New Roman"/>
          <w:iCs/>
          <w:sz w:val="22"/>
          <w:szCs w:val="22"/>
          <w:highlight w:val="none"/>
          <w:lang w:val="en-US" w:bidi="en-US"/>
        </w:rPr>
        <w:t xml:space="preserve"> component), (b) the magnitude of the score among participants with a positive score using a zero-truncated negative binomial distribution (count component). This distribution matches for the over-dispersion of</w:t>
      </w:r>
      <w:r>
        <w:rPr>
          <w:rFonts w:ascii="Times New Roman" w:hAnsi="Times New Roman"/>
          <w:iCs/>
          <w:sz w:val="22"/>
          <w:szCs w:val="22"/>
          <w:highlight w:val="none"/>
          <w:lang w:val="en-US" w:bidi="en-US"/>
        </w:rPr>
        <w:t xml:space="preserve"> the positive scores and shows a good fit to our data. </w:t>
      </w:r>
      <w:moveFromRangeStart w:author="Maelis GOBINET" w:date="2026-10-14T14:44:08Z" w:id="324" w:name="move4" oouserid="oc1784067975_gobinet.m"/>
      <w:moveFrom w:id="325" w:author="Maelis GOBINET" w:date="2026-10-14T14:44:08Z" oouserid="oc1784067975_gobinet.m">
        <w:r>
          <w:rPr>
            <w:rFonts w:ascii="Times New Roman" w:hAnsi="Times New Roman"/>
            <w:iCs/>
            <w:sz w:val="22"/>
            <w:szCs w:val="22"/>
            <w:highlight w:val="none"/>
            <w:lang w:val="en-US" w:bidi="en-US"/>
          </w:rPr>
          <w:t xml:space="preserve">Assumptions on residuals were assessed using the DHARMa package and were satisfactory for all models.</w:t>
        </w:r>
      </w:moveFrom>
      <w:moveFromRangeEnd w:id="324"/>
      <w:r>
        <w:rPr>
          <w:rFonts w:ascii="Times New Roman" w:hAnsi="Times New Roman"/>
          <w:iCs/>
          <w:sz w:val="22"/>
          <w:szCs w:val="22"/>
          <w:highlight w:val="none"/>
          <w:lang w:val="en-US" w:bidi="en-US"/>
        </w:rPr>
        <w:t xml:space="preserve"> </w:t>
      </w:r>
      <w:ins w:id="326" w:author="Maelis GOBINET" w:date="2026-10-14T16:17:27Z" oouserid="oc1784067975_gobinet.m">
        <w:r>
          <w:rPr>
            <w:rFonts w:ascii="Times New Roman" w:hAnsi="Times New Roman"/>
            <w:iCs/>
            <w:sz w:val="22"/>
            <w:szCs w:val="22"/>
            <w:highlight w:val="none"/>
            <w:lang w:val="en-US" w:bidi="en-US"/>
          </w:rPr>
          <w:t xml:space="preserve">Five competing hierarchical models were compared, enttering predictors progressively (age, sex (woman vs. man), anxiety (HADS-A), depression (HADS-D), migraine). </w:t>
        </w:r>
      </w:ins>
      <w:moveToRangeStart w:author="Maelis GOBINET" w:date="2026-10-14T14:44:08Z" w:id="327" w:name="move4" oouserid="oc1784067975_gobinet.m"/>
      <w:moveTo w:id="328" w:author="Maelis GOBINET" w:date="2026-10-14T14:44:08Z" oouserid="oc1784067975_gobinet.m">
        <w:r>
          <w:rPr>
            <w:rFonts w:ascii="Times New Roman" w:hAnsi="Times New Roman"/>
            <w:iCs/>
            <w:sz w:val="22"/>
            <w:szCs w:val="22"/>
            <w:highlight w:val="none"/>
            <w:lang w:val="en-US" w:bidi="en-US"/>
          </w:rPr>
          <w:t xml:space="preserve">Assumptions on residuals were assessed using the DHARMa package and were satisfactory for all models.</w:t>
        </w:r>
      </w:moveTo>
      <w:moveToRangeEnd w:id="327"/>
      <w:ins w:id="329" w:author="Maelis GOBINET" w:date="2026-10-14T14:42:55Z" oouserid="oc1784067975_gobinet.m">
        <w:r>
          <w:rPr>
            <w:rFonts w:ascii="Times New Roman" w:hAnsi="Times New Roman"/>
            <w:iCs/>
            <w:sz w:val="22"/>
            <w:szCs w:val="22"/>
            <w:highlight w:val="none"/>
            <w:lang w:val="en-US" w:bidi="en-US"/>
          </w:rPr>
        </w:r>
      </w:ins>
      <w:r>
        <w:rPr>
          <w:rFonts w:ascii="Times New Roman" w:hAnsi="Times New Roman"/>
          <w:iCs/>
          <w:sz w:val="22"/>
          <w:szCs w:val="22"/>
          <w:highlight w:val="none"/>
          <w:lang w:val="en-US" w:bidi="en-US"/>
        </w:rPr>
        <w:t xml:space="preserve">Model</w:t>
      </w:r>
      <w:ins w:id="330" w:author="Maelis GOBINET" w:date="2026-10-14T14:44:21Z" oouserid="oc1784067975_gobinet.m">
        <w:r>
          <w:rPr>
            <w:rFonts w:ascii="Times New Roman" w:hAnsi="Times New Roman"/>
            <w:iCs/>
            <w:sz w:val="22"/>
            <w:szCs w:val="22"/>
            <w:highlight w:val="none"/>
            <w:lang w:val="en-US" w:bidi="en-US"/>
          </w:rPr>
          <w:t xml:space="preserve"> selection was based</w:t>
        </w:r>
      </w:ins>
      <w:r>
        <w:rPr>
          <w:rFonts w:ascii="Times New Roman" w:hAnsi="Times New Roman"/>
          <w:iCs/>
          <w:sz w:val="22"/>
          <w:szCs w:val="22"/>
          <w:highlight w:val="none"/>
          <w:lang w:val="en-US" w:bidi="en-US"/>
        </w:rPr>
        <w:t xml:space="preserve"> </w:t>
      </w:r>
      <w:ins w:id="331" w:author="Maelis GOBINET" w:date="2026-10-14T14:41:53Z" oouserid="oc1784067975_gobinet.m">
        <w:r>
          <w:rPr>
            <w:rFonts w:ascii="Times New Roman" w:hAnsi="Times New Roman"/>
            <w:iCs/>
            <w:sz w:val="22"/>
            <w:szCs w:val="22"/>
            <w:highlight w:val="none"/>
            <w:lang w:val="en-US" w:bidi="en-US"/>
          </w:rPr>
        </w:r>
      </w:ins>
      <w:ins w:id="332" w:author="Maelis GOBINET" w:date="2026-10-14T14:41:45Z" oouserid="oc1784067975_gobinet.m">
        <w:r>
          <w:rPr>
            <w:rFonts w:ascii="Times New Roman" w:hAnsi="Times New Roman"/>
            <w:iCs/>
            <w:sz w:val="22"/>
            <w:szCs w:val="22"/>
            <w:highlight w:val="none"/>
            <w:lang w:val="en-US" w:bidi="en-US"/>
          </w:rPr>
          <w:t xml:space="preserve">on </w:t>
        </w:r>
      </w:ins>
      <w:moveToRangeStart w:author="Maelis GOBINET" w:date="2026-10-14T14:41:53Z" w:id="333" w:name="move2" oouserid="oc1784067975_gobinet.m"/>
      <w:moveTo w:id="334" w:author="Maelis GOBINET" w:date="2026-10-14T14:41:57Z" oouserid="oc1784067975_gobinet.m">
        <w:r>
          <w:rPr>
            <w:rFonts w:ascii="Times New Roman" w:hAnsi="Times New Roman"/>
            <w:iCs/>
            <w:sz w:val="22"/>
            <w:szCs w:val="22"/>
            <w:highlight w:val="none"/>
            <w:lang w:val="en-US" w:bidi="en-US"/>
          </w:rPr>
          <w:t xml:space="preserve">fit indices (Nagelkerke pseudo-R², </w:t>
        </w:r>
      </w:moveTo>
      <w:moveTo w:id="335" w:author="Maelis GOBINET" w:date="2026-10-14T14:41:57Z" oouserid="oc1784067975_gobinet.m">
        <w:del w:id="336" w:author="Maelis GOBINET" w:date="2026-10-14T14:41:57Z" oouserid="oc1784067975_gobinet.m">
          <w:r>
            <w:rPr>
              <w:rFonts w:ascii="Times New Roman" w:hAnsi="Times New Roman"/>
              <w:iCs/>
              <w:sz w:val="22"/>
              <w:szCs w:val="22"/>
              <w:highlight w:val="none"/>
              <w:lang w:val="en-US" w:bidi="en-US"/>
            </w:rPr>
            <w:delText xml:space="preserve">AIC)</w:delText>
          </w:r>
        </w:del>
      </w:moveTo>
      <w:moveToRangeEnd w:id="333"/>
      <w:ins w:id="337" w:author="Maelis GOBINET" w:date="2026-10-14T14:44:48Z" oouserid="oc1784067975_gobinet.m">
        <w:r>
          <w:rPr>
            <w:rFonts w:ascii="Times New Roman" w:hAnsi="Times New Roman"/>
            <w:iCs/>
            <w:sz w:val="22"/>
            <w:szCs w:val="22"/>
            <w:highlight w:val="none"/>
            <w:lang w:val="en-US" w:bidi="en-US"/>
          </w:rPr>
          <w:t xml:space="preserve">Aikake Information Criterion (AIC)), </w:t>
        </w:r>
      </w:ins>
      <w:del w:id="338" w:author="Maelis GOBINET" w:date="2026-10-14T14:44:52Z" oouserid="oc1784067975_gobinet.m">
        <w:r>
          <w:rPr>
            <w:rFonts w:ascii="Times New Roman" w:hAnsi="Times New Roman"/>
            <w:iCs/>
            <w:sz w:val="22"/>
            <w:szCs w:val="22"/>
            <w:highlight w:val="none"/>
            <w:lang w:val="en-US" w:bidi="en-US"/>
          </w:rPr>
          <w:delText xml:space="preserve">fits were compared using a</w:delText>
        </w:r>
      </w:del>
      <w:r>
        <w:rPr>
          <w:rFonts w:ascii="Times New Roman" w:hAnsi="Times New Roman"/>
          <w:iCs/>
          <w:sz w:val="22"/>
          <w:szCs w:val="22"/>
          <w:highlight w:val="none"/>
          <w:lang w:val="en-US" w:bidi="en-US"/>
        </w:rPr>
        <w:t xml:space="preserve"> likelihood ratio test and </w:t>
      </w:r>
      <w:moveFromRangeStart w:author="Maelis GOBINET" w:date="2026-10-14T14:41:51Z" w:id="339" w:name="move2" oouserid="oc1784067975_gobinet.m"/>
      <w:moveFrom w:id="340" w:author="Maelis GOBINET" w:date="2026-10-14T14:41:51Z" oouserid="oc1784067975_gobinet.m">
        <w:r>
          <w:rPr>
            <w:rFonts w:ascii="Times New Roman" w:hAnsi="Times New Roman"/>
            <w:iCs/>
            <w:sz w:val="22"/>
            <w:szCs w:val="22"/>
            <w:highlight w:val="none"/>
            <w:lang w:val="en-US" w:bidi="en-US"/>
          </w:rPr>
          <w:t xml:space="preserve">fit indices (Nagelkerke pseudo-R², AIC)</w:t>
        </w:r>
      </w:moveFrom>
      <w:ins w:id="341" w:author="Maelis GOBINET" w:date="2026-10-14T14:44:59Z" oouserid="oc1784067975_gobinet.m">
        <w:r>
          <w:rPr>
            <w:rFonts w:ascii="Times New Roman" w:hAnsi="Times New Roman"/>
            <w:iCs/>
            <w:sz w:val="22"/>
            <w:szCs w:val="22"/>
            <w:highlight w:val="none"/>
            <w:lang w:val="en-US" w:bidi="en-US"/>
          </w:rPr>
          <w:t xml:space="preserve"> parsimony</w:t>
        </w:r>
      </w:ins>
      <w:moveFromRangeEnd w:id="339"/>
      <w:r>
        <w:rPr>
          <w:rFonts w:ascii="Times New Roman" w:hAnsi="Times New Roman"/>
          <w:iCs/>
          <w:sz w:val="22"/>
          <w:szCs w:val="22"/>
          <w:highlight w:val="none"/>
          <w:lang w:val="en-US" w:bidi="en-US"/>
        </w:rPr>
        <w:t xml:space="preserve">.</w:t>
      </w:r>
      <w:ins w:id="342" w:author="Maelis GOBINET" w:date="2026-10-14T15:53:04Z" oouserid="oc1784067975_gobinet.m">
        <w:r>
          <w:rPr>
            <w:rFonts w:ascii="Times New Roman" w:hAnsi="Times New Roman"/>
            <w:iCs/>
            <w:sz w:val="22"/>
            <w:szCs w:val="22"/>
            <w:highlight w:val="none"/>
            <w:lang w:val="en-US" w:bidi="en-US"/>
          </w:rPr>
          <w:t xml:space="preserve"> Age was mean-centered (mean = 47.7 years) to allow a clearer interpretation of its intercept.</w:t>
        </w:r>
      </w:ins>
      <w:r>
        <w:rPr>
          <w:rFonts w:ascii="Times New Roman" w:hAnsi="Times New Roman"/>
          <w:sz w:val="22"/>
          <w:szCs w:val="22"/>
          <w:highlight w:val="none"/>
          <w:lang w:val="en-US" w:bidi="en-US"/>
        </w:rPr>
      </w:r>
      <w:ins w:id="343" w:author="Maelis GOBINET" w:date="2026-10-14T16:19:27Z" oouserid="oc1784067975_gobinet.m">
        <w:r>
          <w:rPr>
            <w:rFonts w:ascii="Times New Roman" w:hAnsi="Times New Roman"/>
            <w:sz w:val="22"/>
            <w:szCs w:val="22"/>
            <w:highlight w:val="none"/>
            <w:lang w:val="en-US" w:bidi="en-US"/>
          </w:rPr>
        </w:r>
      </w:ins>
    </w:p>
    <w:p w14:paraId="5F5D70CB">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del w:id="344" w:author="Maelis GOBINET" w:date="2026-10-14T16:19:27Z" oouserid="oc1784067975_gobinet.m"/>
          <w:rFonts w:ascii="Times New Roman" w:hAnsi="Times New Roman"/>
          <w:sz w:val="22"/>
          <w:szCs w:val="22"/>
          <w:highlight w:val="none"/>
          <w:lang w:val="en-US" w:bidi="en-US"/>
        </w:rPr>
      </w:pPr>
      <w:ins w:id="345" w:author="Maelis GOBINET" w:date="2026-10-14T16:19:27Z" oouserid="oc1784067975_gobinet.m">
        <w:r>
          <w:rPr>
            <w:rFonts w:ascii="Times New Roman" w:hAnsi="Times New Roman"/>
            <w:sz w:val="22"/>
            <w:szCs w:val="22"/>
            <w:highlight w:val="none"/>
            <w:lang w:val="en-US" w:bidi="en-US"/>
          </w:rPr>
        </w:r>
      </w:ins>
      <w:del w:id="346" w:author="Maelis GOBINET" w:date="2026-10-14T15:51:26Z" oouserid="oc1784067975_gobinet.m">
        <w:r>
          <w:rPr>
            <w:rFonts w:ascii="Times New Roman" w:hAnsi="Times New Roman"/>
            <w:sz w:val="22"/>
            <w:szCs w:val="22"/>
            <w:highlight w:val="none"/>
            <w:lang w:val="en-US" w:bidi="en-US"/>
          </w:rPr>
        </w:r>
      </w:del>
      <w:del w:id="347" w:author="Maelis GOBINET" w:date="2026-10-14T16:19:27Z" oouserid="oc1784067975_gobinet.m">
        <w:r>
          <w:rPr>
            <w:rFonts w:ascii="Times New Roman" w:hAnsi="Times New Roman"/>
            <w:sz w:val="22"/>
            <w:szCs w:val="22"/>
            <w:highlight w:val="none"/>
            <w:lang w:val="en-US" w:bidi="en-US"/>
          </w:rPr>
        </w:r>
      </w:del>
    </w:p>
    <w:p w14:paraId="735DD39C">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sz w:val="22"/>
          <w:szCs w:val="22"/>
        </w:rPr>
      </w:pPr>
      <w:ins w:id="348" w:author="Maelis GOBINET" w:date="2026-10-14T15:51:12Z" oouserid="oc1784067975_gobinet.m">
        <w:r>
          <w:rPr>
            <w:rFonts w:ascii="Times New Roman" w:hAnsi="Times New Roman"/>
            <w:sz w:val="22"/>
            <w:szCs w:val="22"/>
            <w:highlight w:val="none"/>
          </w:rPr>
        </w:r>
      </w:ins>
      <w:r>
        <w:rPr>
          <w:rFonts w:ascii="Times New Roman" w:hAnsi="Times New Roman"/>
          <w:sz w:val="22"/>
          <w:szCs w:val="22"/>
          <w:highlight w:val="none"/>
        </w:rPr>
      </w:r>
      <w:r>
        <w:rPr>
          <w:rFonts w:ascii="Times New Roman" w:hAnsi="Times New Roman"/>
          <w:sz w:val="22"/>
          <w:szCs w:val="22"/>
          <w:highlight w:val="none"/>
        </w:rPr>
      </w:r>
    </w:p>
    <w:p w14:paraId="42C2F390">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b/>
          <w:bCs/>
          <w:sz w:val="22"/>
          <w:szCs w:val="22"/>
        </w:rPr>
      </w:pPr>
      <w:r>
        <w:rPr>
          <w:rFonts w:ascii="Times New Roman" w:hAnsi="Times New Roman"/>
          <w:b/>
          <w:bCs/>
          <w:iCs/>
          <w:sz w:val="22"/>
          <w:szCs w:val="22"/>
          <w:highlight w:val="none"/>
          <w:lang w:val="en-US" w:bidi="en-US"/>
        </w:rPr>
        <w:t xml:space="preserve">Mediation models and Structural Equation Models.</w:t>
      </w:r>
      <w:r>
        <w:rPr>
          <w:rFonts w:ascii="Times New Roman" w:hAnsi="Times New Roman"/>
          <w:b/>
          <w:bCs/>
          <w:sz w:val="22"/>
          <w:szCs w:val="22"/>
        </w:rPr>
      </w:r>
      <w:r>
        <w:rPr>
          <w:rFonts w:ascii="Times New Roman" w:hAnsi="Times New Roman"/>
          <w:b/>
          <w:bCs/>
          <w:sz w:val="22"/>
          <w:szCs w:val="22"/>
        </w:rPr>
      </w:r>
    </w:p>
    <w:p w14:paraId="0425E15F">
      <w:pPr>
        <w:pStyle w:val="965"/>
        <w:pBdr/>
        <w:tabs>
          <w:tab w:val="left" w:leader="none" w:pos="284"/>
        </w:tabs>
        <w:spacing/>
        <w:ind w:left="0"/>
        <w:jc w:val="both"/>
        <w:rPr>
          <w:rFonts w:ascii="Times New Roman" w:hAnsi="Times New Roman"/>
          <w:sz w:val="22"/>
          <w:szCs w:val="22"/>
          <w:lang w:val="en-US"/>
        </w:rPr>
      </w:pPr>
      <w:r>
        <w:rPr>
          <w:rFonts w:ascii="Times New Roman" w:hAnsi="Times New Roman"/>
          <w:sz w:val="22"/>
          <w:szCs w:val="22"/>
          <w:lang w:val="en-US"/>
        </w:rPr>
        <w:t xml:space="preserve">Mediation analysis and structural equation modeling (SEM; lavaan package) were used to test whether anxiety and depression mediated the association between sex and DD symptoms (CDS total score and factors, respectively).</w:t>
      </w:r>
      <w:r>
        <w:rPr>
          <w:rFonts w:ascii="Times New Roman" w:hAnsi="Times New Roman"/>
          <w:sz w:val="22"/>
          <w:szCs w:val="22"/>
          <w:lang w:val="en-US"/>
        </w:rPr>
      </w:r>
      <w:r>
        <w:rPr>
          <w:rFonts w:ascii="Times New Roman" w:hAnsi="Times New Roman"/>
          <w:sz w:val="22"/>
          <w:szCs w:val="22"/>
          <w:lang w:val="en-US"/>
        </w:rPr>
      </w:r>
    </w:p>
    <w:p w14:paraId="7BB7ECAD">
      <w:pPr>
        <w:pStyle w:val="965"/>
        <w:pBdr/>
        <w:tabs>
          <w:tab w:val="left" w:leader="none" w:pos="284"/>
        </w:tabs>
        <w:spacing/>
        <w:ind w:left="0"/>
        <w:jc w:val="both"/>
        <w:rPr>
          <w:rFonts w:ascii="Times New Roman" w:hAnsi="Times New Roman"/>
          <w:sz w:val="22"/>
          <w:szCs w:val="22"/>
          <w:lang w:val="en-US"/>
        </w:rPr>
      </w:pPr>
      <w:r>
        <w:rPr>
          <w:rFonts w:ascii="Times New Roman" w:hAnsi="Times New Roman"/>
          <w:sz w:val="22"/>
          <w:szCs w:val="22"/>
          <w:lang w:val="en-US"/>
        </w:rPr>
        <w:t xml:space="preserve">For both models, </w:t>
      </w:r>
      <w:r>
        <w:rPr>
          <w:rFonts w:ascii="Times New Roman" w:hAnsi="Times New Roman"/>
          <w:sz w:val="22"/>
          <w:szCs w:val="22"/>
          <w:lang w:val="en-US"/>
        </w:rPr>
        <w:t xml:space="preserve">sex (women vs men)</w:t>
      </w:r>
      <w:r>
        <w:rPr>
          <w:rFonts w:ascii="Times New Roman" w:hAnsi="Times New Roman"/>
          <w:sz w:val="22"/>
          <w:szCs w:val="22"/>
          <w:lang w:val="en-US"/>
        </w:rPr>
        <w:t xml:space="preserve"> was the exogenous variable and </w:t>
      </w:r>
      <w:r>
        <w:rPr>
          <w:rFonts w:ascii="Times New Roman" w:hAnsi="Times New Roman"/>
          <w:sz w:val="22"/>
          <w:szCs w:val="22"/>
          <w:lang w:val="en-US"/>
        </w:rPr>
        <w:t xml:space="preserve">depression as well as anxiety were entered as mediators.</w:t>
      </w:r>
      <w:r>
        <w:rPr>
          <w:rFonts w:ascii="Times New Roman" w:hAnsi="Times New Roman"/>
          <w:sz w:val="22"/>
          <w:szCs w:val="22"/>
          <w:lang w:val="en-US"/>
        </w:rPr>
        <w:t xml:space="preserve"> Age was included as a covariate for CDS total score and factors, given its established ass</w:t>
      </w:r>
      <w:r>
        <w:rPr>
          <w:rFonts w:ascii="Times New Roman" w:hAnsi="Times New Roman"/>
          <w:sz w:val="22"/>
          <w:szCs w:val="22"/>
          <w:lang w:val="en-US"/>
        </w:rPr>
        <w:t xml:space="preserve">ociation with DD 1–5.</w:t>
      </w:r>
      <w:r>
        <w:rPr>
          <w:rFonts w:ascii="Times New Roman" w:hAnsi="Times New Roman"/>
          <w:sz w:val="22"/>
          <w:szCs w:val="22"/>
          <w:lang w:val="en-US"/>
        </w:rPr>
        <w:t xml:space="preserve"> Anxiety and depression were assumed to be correlated in both models.</w:t>
      </w:r>
      <w:r>
        <w:rPr>
          <w:rFonts w:ascii="Times New Roman" w:hAnsi="Times New Roman"/>
          <w:sz w:val="22"/>
          <w:szCs w:val="22"/>
          <w:lang w:val="en-US"/>
        </w:rPr>
      </w:r>
      <w:r>
        <w:rPr>
          <w:rFonts w:ascii="Times New Roman" w:hAnsi="Times New Roman"/>
          <w:sz w:val="22"/>
          <w:szCs w:val="22"/>
          <w:lang w:val="en-US"/>
        </w:rPr>
      </w:r>
    </w:p>
    <w:p w14:paraId="310614E0">
      <w:pPr>
        <w:pStyle w:val="965"/>
        <w:pBdr/>
        <w:tabs>
          <w:tab w:val="left" w:leader="none" w:pos="284"/>
        </w:tabs>
        <w:spacing/>
        <w:ind w:left="0"/>
        <w:jc w:val="both"/>
        <w:rPr>
          <w:rFonts w:ascii="Times New Roman" w:hAnsi="Times New Roman"/>
          <w:sz w:val="22"/>
          <w:szCs w:val="22"/>
          <w:highlight w:val="none"/>
          <w:lang w:val="en-US"/>
        </w:rPr>
      </w:pPr>
      <w:r>
        <w:rPr>
          <w:rFonts w:ascii="Times New Roman" w:hAnsi="Times New Roman"/>
          <w:sz w:val="22"/>
          <w:szCs w:val="22"/>
          <w:lang w:val="en-US"/>
        </w:rPr>
        <w:t xml:space="preserve">The endogenous variable for the</w:t>
      </w:r>
      <w:r>
        <w:rPr>
          <w:rFonts w:ascii="Times New Roman" w:hAnsi="Times New Roman"/>
          <w:sz w:val="22"/>
          <w:szCs w:val="22"/>
          <w:lang w:val="en-US"/>
        </w:rPr>
        <w:t xml:space="preserve"> mediation analysis was the CDS total score. In the SEM, outcomes were the </w:t>
      </w:r>
      <w:r>
        <w:rPr>
          <w:rFonts w:ascii="Times New Roman" w:hAnsi="Times New Roman"/>
          <w:sz w:val="22"/>
          <w:szCs w:val="22"/>
          <w:lang w:val="en-US"/>
        </w:rPr>
        <w:t xml:space="preserve">CDS factors </w:t>
      </w:r>
      <w:r>
        <w:rPr>
          <w:rFonts w:ascii="Times New Roman" w:hAnsi="Times New Roman"/>
          <w:sz w:val="22"/>
          <w:szCs w:val="22"/>
          <w:lang w:val="en-US"/>
        </w:rPr>
        <w:t xml:space="preserve">identified by the EFA</w:t>
      </w:r>
      <w:r>
        <w:rPr>
          <w:rFonts w:ascii="Times New Roman" w:hAnsi="Times New Roman"/>
          <w:sz w:val="22"/>
          <w:szCs w:val="22"/>
          <w:lang w:val="en-US"/>
        </w:rPr>
        <w:t xml:space="preserve">, modeled as latent variables </w:t>
      </w:r>
      <w:r>
        <w:rPr>
          <w:rFonts w:ascii="Times New Roman" w:hAnsi="Times New Roman"/>
          <w:sz w:val="22"/>
          <w:szCs w:val="22"/>
          <w:lang w:val="en-US"/>
        </w:rPr>
        <w:t xml:space="preserve">measured by their respective items. These factors were considered to be inter-correlated and we constrained items 7, 25 and 28 to be correlated according to their shared thematics and modification indices for the model.</w:t>
      </w:r>
      <w:r>
        <w:rPr>
          <w:rFonts w:ascii="Times New Roman" w:hAnsi="Times New Roman"/>
          <w:sz w:val="22"/>
          <w:szCs w:val="22"/>
          <w:highlight w:val="none"/>
          <w:lang w:val="en-US"/>
        </w:rPr>
      </w:r>
      <w:r>
        <w:rPr>
          <w:rFonts w:ascii="Times New Roman" w:hAnsi="Times New Roman"/>
          <w:sz w:val="22"/>
          <w:szCs w:val="22"/>
          <w:highlight w:val="none"/>
          <w:lang w:val="en-US"/>
        </w:rPr>
      </w:r>
    </w:p>
    <w:p w14:paraId="766ABBF5">
      <w:pPr>
        <w:pStyle w:val="965"/>
        <w:pBdr/>
        <w:tabs>
          <w:tab w:val="left" w:leader="none" w:pos="284"/>
        </w:tabs>
        <w:spacing/>
        <w:ind w:left="0"/>
        <w:jc w:val="both"/>
        <w:rPr>
          <w:rFonts w:ascii="Times New Roman" w:hAnsi="Times New Roman"/>
          <w:sz w:val="22"/>
          <w:szCs w:val="22"/>
          <w:lang w:val="en-US"/>
        </w:rPr>
      </w:pPr>
      <w:r>
        <w:rPr>
          <w:rFonts w:ascii="Times New Roman" w:hAnsi="Times New Roman"/>
          <w:sz w:val="22"/>
          <w:szCs w:val="22"/>
          <w:highlight w:val="none"/>
          <w:lang w:val="en-US" w:bidi="en-US"/>
        </w:rPr>
        <w:t xml:space="preserve">Indirect effects were computed as products of the corresponding path coefficients. The 95% confidence intervals for coefficients were computed using</w:t>
      </w:r>
      <w:r>
        <w:rPr>
          <w:rFonts w:ascii="Times New Roman" w:hAnsi="Times New Roman"/>
          <w:sz w:val="22"/>
          <w:szCs w:val="22"/>
          <w:lang w:val="en-US"/>
        </w:rPr>
        <w:t xml:space="preserve"> 5,000 bootstra</w:t>
      </w:r>
      <w:r>
        <w:rPr>
          <w:rFonts w:ascii="Times New Roman" w:hAnsi="Times New Roman"/>
          <w:sz w:val="22"/>
          <w:szCs w:val="22"/>
          <w:lang w:val="en-US"/>
        </w:rPr>
        <w:t xml:space="preserve">p repetitions (ML estimator). For the SEM, model fit was evaluated using the MLR estimator to account for multivariate non-normality. Robust fit indices and standardized coefficients for latent variab</w:t>
      </w:r>
      <w:r>
        <w:rPr>
          <w:rFonts w:ascii="Times New Roman" w:hAnsi="Times New Roman"/>
          <w:sz w:val="22"/>
          <w:szCs w:val="22"/>
          <w:lang w:val="en-US"/>
        </w:rPr>
        <w:t xml:space="preserve">les are reported.</w:t>
      </w:r>
      <w:r>
        <w:rPr>
          <w:rFonts w:ascii="Times New Roman" w:hAnsi="Times New Roman"/>
          <w:sz w:val="22"/>
          <w:szCs w:val="22"/>
          <w:lang w:val="en-US"/>
        </w:rPr>
      </w:r>
      <w:r>
        <w:rPr>
          <w:rFonts w:ascii="Times New Roman" w:hAnsi="Times New Roman"/>
          <w:sz w:val="22"/>
          <w:szCs w:val="22"/>
          <w:lang w:val="en-US"/>
        </w:rPr>
      </w:r>
    </w:p>
    <w:p w14:paraId="50EC43F4">
      <w:pPr>
        <w:pStyle w:val="951"/>
        <w:pBdr/>
        <w:spacing w:before="0"/>
        <w:ind/>
        <w:jc w:val="both"/>
        <w:rPr>
          <w:rFonts w:ascii="Times New Roman" w:hAnsi="Times New Roman"/>
          <w:b/>
          <w:bCs/>
          <w:sz w:val="22"/>
          <w:szCs w:val="22"/>
        </w:rPr>
      </w:pPr>
      <w:r>
        <w:rPr>
          <w:rFonts w:ascii="Times New Roman" w:hAnsi="Times New Roman"/>
          <w:b/>
          <w:bCs/>
          <w:color w:val="000000"/>
          <w:sz w:val="22"/>
          <w:szCs w:val="22"/>
          <w:highlight w:val="none"/>
          <w:lang w:val="en-US"/>
        </w:rPr>
      </w:r>
      <w:r>
        <w:rPr>
          <w:rFonts w:ascii="Times New Roman" w:hAnsi="Times New Roman"/>
          <w:b/>
          <w:bCs/>
          <w:sz w:val="22"/>
          <w:szCs w:val="22"/>
        </w:rPr>
      </w:r>
      <w:r>
        <w:rPr>
          <w:rFonts w:ascii="Times New Roman" w:hAnsi="Times New Roman"/>
          <w:b/>
          <w:bCs/>
          <w:sz w:val="22"/>
          <w:szCs w:val="22"/>
        </w:rPr>
      </w:r>
    </w:p>
    <w:p>
      <w:pPr>
        <w:pStyle w:val="951"/>
        <w:pBdr/>
        <w:spacing w:before="0"/>
        <w:ind/>
        <w:jc w:val="both"/>
        <w:rPr>
          <w:rFonts w:ascii="Times New Roman" w:hAnsi="Times New Roman"/>
          <w:b/>
          <w:bCs/>
          <w:color w:val="000000"/>
          <w:sz w:val="22"/>
          <w:szCs w:val="22"/>
          <w:highlight w:val="none"/>
          <w:lang w:val="en-US"/>
        </w:rPr>
      </w:pPr>
      <w:r>
        <w:rPr>
          <w:rFonts w:ascii="Times New Roman" w:hAnsi="Times New Roman"/>
          <w:b/>
          <w:bCs/>
          <w:color w:val="000000"/>
          <w:sz w:val="22"/>
          <w:szCs w:val="22"/>
          <w:lang w:val="en-US"/>
        </w:rPr>
        <w:t xml:space="preserve">Data availability</w:t>
      </w:r>
      <w:r>
        <w:rPr>
          <w:rFonts w:ascii="Times New Roman" w:hAnsi="Times New Roman"/>
          <w:b/>
          <w:bCs/>
          <w:color w:val="000000"/>
          <w:sz w:val="22"/>
          <w:szCs w:val="22"/>
          <w:highlight w:val="none"/>
          <w:lang w:val="en-US"/>
        </w:rPr>
      </w:r>
      <w:r>
        <w:rPr>
          <w:rFonts w:ascii="Times New Roman" w:hAnsi="Times New Roman"/>
          <w:b/>
          <w:bCs/>
          <w:color w:val="000000"/>
          <w:sz w:val="22"/>
          <w:szCs w:val="22"/>
          <w:highlight w:val="none"/>
          <w:lang w:val="en-US"/>
        </w:rPr>
      </w:r>
    </w:p>
    <w:p>
      <w:pPr>
        <w:pStyle w:val="965"/>
        <w:pBdr/>
        <w:tabs>
          <w:tab w:val="left" w:leader="none" w:pos="284"/>
        </w:tabs>
        <w:spacing/>
        <w:ind w:left="0"/>
        <w:jc w:val="both"/>
        <w:rPr>
          <w:rFonts w:ascii="Times New Roman" w:hAnsi="Times New Roman"/>
          <w:iCs/>
          <w:sz w:val="22"/>
          <w:szCs w:val="22"/>
        </w:rPr>
      </w:pPr>
      <w:r>
        <w:rPr>
          <w:rFonts w:ascii="Times New Roman" w:hAnsi="Times New Roman"/>
          <w:iCs/>
          <w:sz w:val="22"/>
          <w:szCs w:val="22"/>
          <w:lang w:val="en-US"/>
        </w:rPr>
        <w:t xml:space="preserve">Req</w:t>
      </w:r>
      <w:r>
        <w:rPr>
          <w:rFonts w:ascii="Times New Roman" w:hAnsi="Times New Roman"/>
          <w:iCs/>
          <w:sz w:val="22"/>
          <w:szCs w:val="22"/>
          <w:lang w:val="en-US"/>
        </w:rPr>
        <w:t xml:space="preserve">uests </w:t>
      </w:r>
      <w:r>
        <w:rPr>
          <w:rFonts w:ascii="Times New Roman" w:hAnsi="Times New Roman"/>
          <w:iCs/>
          <w:sz w:val="22"/>
          <w:szCs w:val="22"/>
          <w:lang w:val="en-US"/>
        </w:rPr>
        <w:t xml:space="preserve">t</w:t>
      </w:r>
      <w:r>
        <w:rPr>
          <w:rFonts w:ascii="Times New Roman" w:hAnsi="Times New Roman"/>
          <w:iCs/>
          <w:sz w:val="22"/>
          <w:szCs w:val="22"/>
          <w:lang w:val="en-US"/>
        </w:rPr>
        <w:t xml:space="preserve">o access the deidentified dataset can be submitted by qualified researchers to the authors.</w:t>
      </w:r>
      <w:r>
        <w:rPr>
          <w:rFonts w:ascii="Times New Roman" w:hAnsi="Times New Roman"/>
          <w:iCs/>
          <w:sz w:val="22"/>
          <w:szCs w:val="22"/>
        </w:rPr>
      </w:r>
      <w:r>
        <w:rPr>
          <w:rFonts w:ascii="Times New Roman" w:hAnsi="Times New Roman"/>
          <w:iCs/>
          <w:sz w:val="22"/>
          <w:szCs w:val="22"/>
        </w:rPr>
      </w:r>
    </w:p>
    <w:p>
      <w:pPr>
        <w:pStyle w:val="965"/>
        <w:pBdr/>
        <w:tabs>
          <w:tab w:val="left" w:leader="none" w:pos="284"/>
        </w:tabs>
        <w:spacing/>
        <w:ind/>
        <w:jc w:val="both"/>
        <w:rPr>
          <w:rFonts w:ascii="Times New Roman" w:hAnsi="Times New Roman"/>
          <w:iCs/>
          <w:sz w:val="20"/>
          <w:szCs w:val="20"/>
          <w:lang w:val="en-US"/>
        </w:rPr>
      </w:pPr>
      <w:r>
        <w:rPr>
          <w:rFonts w:ascii="Times New Roman" w:hAnsi="Times New Roman"/>
          <w:iCs/>
          <w:sz w:val="20"/>
          <w:szCs w:val="20"/>
          <w:lang w:val="en-US"/>
        </w:rPr>
      </w:r>
      <w:r>
        <w:rPr>
          <w:rFonts w:ascii="Times New Roman" w:hAnsi="Times New Roman"/>
          <w:iCs/>
          <w:sz w:val="20"/>
          <w:szCs w:val="20"/>
          <w:lang w:val="en-US"/>
        </w:rPr>
      </w:r>
      <w:r>
        <w:rPr>
          <w:rFonts w:ascii="Times New Roman" w:hAnsi="Times New Roman"/>
          <w:iCs/>
          <w:sz w:val="20"/>
          <w:szCs w:val="20"/>
          <w:lang w:val="en-US"/>
        </w:rPr>
      </w:r>
    </w:p>
    <w:p>
      <w:pPr>
        <w:pStyle w:val="951"/>
        <w:pBdr/>
        <w:spacing w:before="0"/>
        <w:ind/>
        <w:jc w:val="both"/>
        <w:rPr>
          <w:rFonts w:ascii="Times New Roman" w:hAnsi="Times New Roman"/>
          <w:b/>
          <w:bCs/>
          <w:color w:val="000000"/>
          <w:sz w:val="28"/>
          <w:szCs w:val="24"/>
          <w:lang w:val="en-US"/>
        </w:rPr>
      </w:pPr>
      <w:r>
        <w:rPr>
          <w:rFonts w:ascii="Times New Roman" w:hAnsi="Times New Roman"/>
          <w:b/>
          <w:bCs/>
          <w:color w:val="000000"/>
          <w:sz w:val="28"/>
          <w:szCs w:val="24"/>
          <w:lang w:val="en-US"/>
        </w:rPr>
        <w:t xml:space="preserve">Results</w:t>
      </w:r>
      <w:r>
        <w:rPr>
          <w:rFonts w:ascii="Times New Roman" w:hAnsi="Times New Roman"/>
          <w:b/>
          <w:bCs/>
          <w:color w:val="000000"/>
          <w:sz w:val="28"/>
          <w:szCs w:val="24"/>
          <w:lang w:val="en-US"/>
        </w:rPr>
      </w:r>
      <w:r>
        <w:rPr>
          <w:rFonts w:ascii="Times New Roman" w:hAnsi="Times New Roman"/>
          <w:b/>
          <w:bCs/>
          <w:color w:val="000000"/>
          <w:sz w:val="28"/>
          <w:szCs w:val="24"/>
          <w:lang w:val="en-US"/>
        </w:rPr>
      </w:r>
    </w:p>
    <w:p>
      <w:pPr>
        <w:pStyle w:val="949"/>
        <w:pBdr/>
        <w:spacing w:after="0" w:line="240" w:lineRule="auto"/>
        <w:ind/>
        <w:jc w:val="both"/>
        <w:rPr>
          <w:rFonts w:ascii="Times New Roman" w:hAnsi="Times New Roman"/>
          <w:b/>
          <w:bCs/>
          <w:iCs/>
          <w:lang w:val="en-US"/>
        </w:rPr>
      </w:pPr>
      <w:r>
        <w:rPr>
          <w:rFonts w:ascii="Times New Roman" w:hAnsi="Times New Roman"/>
          <w:b/>
          <w:bCs/>
          <w:iCs/>
          <w:lang w:val="en-US"/>
        </w:rPr>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b/>
          <w:bCs/>
          <w:iCs/>
          <w:lang w:val="en-US"/>
        </w:rPr>
      </w:pPr>
      <w:r>
        <w:rPr>
          <w:rFonts w:ascii="Times New Roman" w:hAnsi="Times New Roman"/>
          <w:b/>
          <w:bCs/>
          <w:iCs/>
          <w:lang w:val="en-US"/>
        </w:rPr>
        <w:t xml:space="preserve">Sample characteristics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For the study, 719 patien</w:t>
      </w:r>
      <w:r>
        <w:rPr>
          <w:rFonts w:ascii="Times New Roman" w:hAnsi="Times New Roman"/>
          <w:lang w:val="en-US"/>
        </w:rPr>
        <w:t xml:space="preserve">ts with at least one chronic condition were approached at T1 (Fig 1). Most refusals to participate (n = 164) were due to lack of time before the medical appointment. Among the 232 patients who completed the questionnaire, 46 were incomplete (less than half</w:t>
      </w:r>
      <w:r>
        <w:rPr>
          <w:rFonts w:ascii="Times New Roman" w:hAnsi="Times New Roman"/>
          <w:lang w:val="en-US"/>
        </w:rPr>
        <w:t xml:space="preserve"> of the questionnaire was c</w:t>
      </w:r>
      <w:r>
        <w:rPr>
          <w:rFonts w:ascii="Times New Roman" w:hAnsi="Times New Roman"/>
          <w:lang w:val="en-US"/>
        </w:rPr>
        <w:t xml:space="preserve">ompleted), 8 were not valid (two answe</w:t>
      </w:r>
      <w:r>
        <w:rPr>
          <w:rFonts w:ascii="Times New Roman" w:hAnsi="Times New Roman"/>
          <w:lang w:val="en-US"/>
        </w:rPr>
        <w:t xml:space="preserve">rs to the same question or complet</w:t>
      </w:r>
      <w:r>
        <w:rPr>
          <w:rFonts w:ascii="Times New Roman" w:hAnsi="Times New Roman"/>
          <w:lang w:val="en-US"/>
        </w:rPr>
        <w:t xml:space="preserve">ed by </w:t>
      </w:r>
      <w:r>
        <w:rPr>
          <w:rFonts w:ascii="Times New Roman" w:hAnsi="Times New Roman"/>
          <w:lang w:val="en-US"/>
        </w:rPr>
        <w:t xml:space="preserve">a</w:t>
      </w:r>
      <w:r>
        <w:rPr>
          <w:rFonts w:ascii="Times New Roman" w:hAnsi="Times New Roman"/>
          <w:lang w:val="en-US"/>
        </w:rPr>
        <w:t xml:space="preserve">nother person) and 10 questionnaires pre- sented 16 missing data (PIH section), particularly for the i</w:t>
      </w:r>
      <w:r>
        <w:rPr>
          <w:rFonts w:ascii="Times New Roman" w:hAnsi="Times New Roman"/>
          <w:lang w:val="en-US"/>
        </w:rPr>
        <w:t xml:space="preserve">tem one. These questionnaires (n = 64) were excl</w:t>
      </w:r>
      <w:r>
        <w:rPr>
          <w:rFonts w:ascii="Times New Roman" w:hAnsi="Times New Roman"/>
          <w:lang w:val="en-US"/>
        </w:rPr>
        <w:t xml:space="preserve">uded from the analysis. Finally, 168 participants (23.4%) completed the questionnaire at T1. At T2, 47 participants completed the questionnaire after 82 of the 168 partici- pants of T1 were contacted (Table 1). Those samples were used for the analysis. Par</w:t>
      </w:r>
      <w:r>
        <w:rPr>
          <w:rFonts w:ascii="Times New Roman" w:hAnsi="Times New Roman"/>
          <w:lang w:val="en-US"/>
        </w:rPr>
        <w:t xml:space="preserve">ticipants were diagnosed wi</w:t>
      </w:r>
      <w:r>
        <w:rPr>
          <w:rFonts w:ascii="Times New Roman" w:hAnsi="Times New Roman"/>
          <w:lang w:val="en-US"/>
        </w:rPr>
        <w:t xml:space="preserve">th a mean average of four chronic cond</w:t>
      </w:r>
      <w:r>
        <w:rPr>
          <w:rFonts w:ascii="Times New Roman" w:hAnsi="Times New Roman"/>
          <w:lang w:val="en-US"/>
        </w:rPr>
        <w:t xml:space="preserve">itions. Almost half of participant</w:t>
      </w:r>
      <w:r>
        <w:rPr>
          <w:rFonts w:ascii="Times New Roman" w:hAnsi="Times New Roman"/>
          <w:lang w:val="en-US"/>
        </w:rPr>
        <w:t xml:space="preserve">s were</w:t>
      </w:r>
      <w:r>
        <w:rPr>
          <w:rFonts w:ascii="Times New Roman" w:hAnsi="Times New Roman"/>
          <w:lang w:val="en-US"/>
        </w:rPr>
        <w:t xml:space="preserve"> </w:t>
      </w:r>
      <w:r>
        <w:rPr>
          <w:rFonts w:ascii="Times New Roman" w:hAnsi="Times New Roman"/>
          <w:lang w:val="en-US"/>
        </w:rPr>
        <w:t xml:space="preserve">retired (48.2%), had an annual income of $50,000 CAD (47.2%) and were married or lived with a partner </w:t>
      </w:r>
      <w:r>
        <w:rPr>
          <w:rFonts w:ascii="Times New Roman" w:hAnsi="Times New Roman"/>
          <w:lang w:val="en-US"/>
        </w:rPr>
        <w:t xml:space="preserve">(54.5%).</w:t>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b/>
          <w:bCs/>
          <w:iCs/>
          <w:lang w:val="en-US"/>
        </w:rPr>
      </w:pPr>
      <w:r>
        <w:rPr>
          <w:rFonts w:ascii="Times New Roman" w:hAnsi="Times New Roman"/>
          <w:b/>
          <w:bCs/>
          <w:iCs/>
          <w:lang w:val="en-US"/>
        </w:rPr>
        <w:t xml:space="preserve">Parameters of the CDS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Figure 1A</w:t>
      </w:r>
      <w:r>
        <w:rPr>
          <w:rFonts w:ascii="Times New Roman" w:hAnsi="Times New Roman"/>
          <w:lang w:val="en-US"/>
        </w:rPr>
        <w:t xml:space="preserve"> shows the distribution of the CDS score in our sample. Total CDS scores ranged from 0 to</w:t>
      </w:r>
      <w:del w:id="349" w:author="Maelis GOBINET" w:date="2026-10-09T14:46:58Z" oouserid="oc1784067975_gobinet.m">
        <w:r>
          <w:rPr>
            <w:rFonts w:ascii="Times New Roman" w:hAnsi="Times New Roman"/>
            <w:lang w:val="en-US"/>
          </w:rPr>
          <w:delText xml:space="preserve"> 249</w:delText>
        </w:r>
      </w:del>
      <w:ins w:id="350" w:author="Maelis GOBINET" w:date="2026-10-09T14:47:00Z" oouserid="oc1784067975_gobinet.m">
        <w:r>
          <w:rPr>
            <w:rFonts w:ascii="Times New Roman" w:hAnsi="Times New Roman"/>
            <w:lang w:val="en-US"/>
          </w:rPr>
          <w:t xml:space="preserve"> 146</w:t>
        </w:r>
      </w:ins>
      <w:r>
        <w:rPr>
          <w:rFonts w:ascii="Times New Roman" w:hAnsi="Times New Roman"/>
          <w:lang w:val="en-US"/>
        </w:rPr>
        <w:t xml:space="preserve">. The mean total score ± SD was: </w:t>
      </w:r>
      <w:del w:id="351" w:author="Maelis GOBINET" w:date="2026-10-09T14:47:11Z" oouserid="oc1784067975_gobinet.m">
        <w:r>
          <w:rPr>
            <w:rFonts w:ascii="Times New Roman" w:hAnsi="Times New Roman"/>
            <w:lang w:val="en-US"/>
          </w:rPr>
          <w:delText xml:space="preserve">16.3</w:delText>
        </w:r>
      </w:del>
      <w:ins w:id="352" w:author="Maelis GOBINET" w:date="2026-10-09T14:47:13Z" oouserid="oc1784067975_gobinet.m">
        <w:r>
          <w:rPr>
            <w:rFonts w:ascii="Times New Roman" w:hAnsi="Times New Roman"/>
            <w:lang w:val="en-US"/>
          </w:rPr>
          <w:t xml:space="preserve">14.5</w:t>
        </w:r>
      </w:ins>
      <w:r>
        <w:rPr>
          <w:rFonts w:ascii="Times New Roman" w:hAnsi="Times New Roman"/>
          <w:lang w:val="en-US"/>
        </w:rPr>
        <w:t xml:space="preserve"> ± </w:t>
      </w:r>
      <w:del w:id="353" w:author="Maelis GOBINET" w:date="2026-10-09T14:47:22Z" oouserid="oc1784067975_gobinet.m">
        <w:r>
          <w:rPr>
            <w:rFonts w:ascii="Times New Roman" w:hAnsi="Times New Roman"/>
            <w:lang w:val="en-US"/>
          </w:rPr>
          <w:delText xml:space="preserve">y</w:delText>
        </w:r>
      </w:del>
      <w:ins w:id="354" w:author="Maelis GOBINET" w:date="2026-10-09T14:47:24Z" oouserid="oc1784067975_gobinet.m">
        <w:r>
          <w:rPr>
            <w:rFonts w:ascii="Times New Roman" w:hAnsi="Times New Roman"/>
            <w:lang w:val="en-US"/>
          </w:rPr>
          <w:t xml:space="preserve">16.8</w:t>
        </w:r>
      </w:ins>
      <w:r>
        <w:rPr>
          <w:rFonts w:ascii="Times New Roman" w:hAnsi="Times New Roman"/>
          <w:lang w:val="en-US"/>
        </w:rPr>
        <w:t xml:space="preserve"> and the median was </w:t>
      </w:r>
      <w:del w:id="355" w:author="Maelis GOBINET" w:date="2026-10-09T14:47:39Z" oouserid="oc1784067975_gobinet.m">
        <w:r>
          <w:rPr>
            <w:rFonts w:ascii="Times New Roman" w:hAnsi="Times New Roman"/>
            <w:lang w:val="en-US"/>
          </w:rPr>
          <w:delText xml:space="preserve">z</w:delText>
        </w:r>
      </w:del>
      <w:ins w:id="356" w:author="Maelis GOBINET" w:date="2026-10-09T14:47:39Z" oouserid="oc1784067975_gobinet.m">
        <w:r>
          <w:rPr>
            <w:rFonts w:ascii="Times New Roman" w:hAnsi="Times New Roman"/>
            <w:lang w:val="en-US"/>
          </w:rPr>
          <w:t xml:space="preserve">9</w:t>
        </w:r>
      </w:ins>
      <w:r>
        <w:rPr>
          <w:rFonts w:ascii="Times New Roman" w:hAnsi="Times New Roman"/>
          <w:lang w:val="en-US"/>
        </w:rPr>
        <w:t xml:space="preserve">. We found that </w:t>
      </w:r>
      <w:del w:id="357" w:author="Maelis GOBINET" w:date="2026-10-09T14:47:43Z" oouserid="oc1784067975_gobinet.m">
        <w:r>
          <w:rPr>
            <w:rFonts w:ascii="Times New Roman" w:hAnsi="Times New Roman"/>
            <w:lang w:val="en-US"/>
          </w:rPr>
          <w:delText xml:space="preserve">x</w:delText>
        </w:r>
      </w:del>
      <w:ins w:id="358" w:author="Maelis GOBINET" w:date="2026-10-09T14:47:43Z" oouserid="oc1784067975_gobinet.m">
        <w:r>
          <w:rPr>
            <w:rFonts w:ascii="Times New Roman" w:hAnsi="Times New Roman"/>
            <w:lang w:val="en-US"/>
          </w:rPr>
          <w:t xml:space="preserve">8</w:t>
        </w:r>
      </w:ins>
      <w:r>
        <w:rPr>
          <w:rFonts w:ascii="Times New Roman" w:hAnsi="Times New Roman"/>
          <w:lang w:val="en-US"/>
        </w:rPr>
        <w:t xml:space="preserve"> participants had a score above the cut-off point of 70 </w:t>
      </w:r>
      <w:r>
        <w:rPr>
          <w:rFonts w:ascii="Times New Roman" w:hAnsi="Times New Roman"/>
          <w:lang w:val="en-US"/>
        </w:rPr>
        <w:fldChar w:fldCharType="begin"/>
      </w:r>
      <w:r>
        <w:rPr>
          <w:rFonts w:ascii="Times New Roman" w:hAnsi="Times New Roman"/>
          <w:lang w:val="en-US"/>
        </w:rPr>
        <w:instrText xml:space="preserve"> ADDIN ZOTERO_ITEM CSL_CITATION {"</w:instrText>
      </w:r>
      <w:r>
        <w:rPr>
          <w:rFonts w:ascii="Times New Roman" w:hAnsi="Times New Roman"/>
          <w:lang w:val="en-US"/>
        </w:rPr>
        <w:instrText xml:space="preserve">citationID":"4laQqyJ6","pro</w:instrText>
      </w:r>
      <w:r>
        <w:rPr>
          <w:rFonts w:ascii="Times New Roman" w:hAnsi="Times New Roman"/>
          <w:lang w:val="en-US"/>
        </w:rPr>
        <w:instrText xml:space="preserve">perties":{"formattedCitation":"(Sierra</w:instrText>
      </w:r>
      <w:r>
        <w:rPr>
          <w:rFonts w:ascii="Times New Roman" w:hAnsi="Times New Roman"/>
          <w:lang w:val="en-US"/>
        </w:rPr>
        <w:instrText xml:space="preserve"> et al. 2005; Sierra and Berrios 2</w:instrText>
      </w:r>
      <w:r>
        <w:rPr>
          <w:rFonts w:ascii="Times New Roman" w:hAnsi="Times New Roman"/>
          <w:lang w:val="en-US"/>
        </w:rPr>
        <w:instrText xml:space="preserve">000)",</w:instrText>
      </w:r>
      <w:r>
        <w:rPr>
          <w:rFonts w:ascii="Times New Roman" w:hAnsi="Times New Roman"/>
          <w:lang w:val="en-US"/>
        </w:rPr>
        <w:instrText xml:space="preserve">"</w:instrText>
      </w:r>
      <w:r>
        <w:rPr>
          <w:rFonts w:ascii="Times New Roman" w:hAnsi="Times New Roman"/>
          <w:lang w:val="en-US"/>
        </w:rPr>
        <w:instrText xml:space="preserve">plainCitation":"(Sierra et al. 2005; Sierra and Berrios 2000)","noteIndex":0},"citationItems":[{"id":2</w:instrText>
      </w:r>
      <w:r>
        <w:rPr>
          <w:rFonts w:ascii="Times New Roman" w:hAnsi="Times New Roman"/>
          <w:lang w:val="en-US"/>
        </w:rPr>
        <w:instrText xml:space="preserve">065,"uris":["http://zotero.org/users/980623/item</w:instrText>
      </w:r>
      <w:r>
        <w:rPr>
          <w:rFonts w:ascii="Times New Roman" w:hAnsi="Times New Roman"/>
          <w:lang w:val="en-US"/>
        </w:rPr>
        <w:instrText xml:space="preserve">s/K97AI7W3",["http://zotero.org/users/980623/items/K97AI7W3"]],"itemData":{"id":2065,"type":"article-journal","abstract":"Existing self-rating scales to measure depersonalization either show dubious face validity or fail to address the phenomenological com</w:instrText>
      </w:r>
      <w:r>
        <w:rPr>
          <w:rFonts w:ascii="Times New Roman" w:hAnsi="Times New Roman"/>
          <w:lang w:val="en-US"/>
        </w:rPr>
        <w:instrText xml:space="preserve">plexity of depersonalizatio</w:instrText>
      </w:r>
      <w:r>
        <w:rPr>
          <w:rFonts w:ascii="Times New Roman" w:hAnsi="Times New Roman"/>
          <w:lang w:val="en-US"/>
        </w:rPr>
        <w:instrText xml:space="preserve">n. Based on a comprehensive study of t</w:instrText>
      </w:r>
      <w:r>
        <w:rPr>
          <w:rFonts w:ascii="Times New Roman" w:hAnsi="Times New Roman"/>
          <w:lang w:val="en-US"/>
        </w:rPr>
        <w:instrText xml:space="preserve">he phenomenology of this condition</w:instrText>
      </w:r>
      <w:r>
        <w:rPr>
          <w:rFonts w:ascii="Times New Roman" w:hAnsi="Times New Roman"/>
          <w:lang w:val="en-US"/>
        </w:rPr>
        <w:instrText xml:space="preserve">, a ne</w:instrText>
      </w:r>
      <w:r>
        <w:rPr>
          <w:rFonts w:ascii="Times New Roman" w:hAnsi="Times New Roman"/>
          <w:lang w:val="en-US"/>
        </w:rPr>
        <w:instrText xml:space="preserve">w</w:instrText>
      </w:r>
      <w:r>
        <w:rPr>
          <w:rFonts w:ascii="Times New Roman" w:hAnsi="Times New Roman"/>
          <w:lang w:val="en-US"/>
        </w:rPr>
        <w:instrText xml:space="preserve"> self-rating depersonalization questionnaire was constructed. The Cambridge Depersonalization Scale is</w:instrText>
      </w:r>
      <w:r>
        <w:rPr>
          <w:rFonts w:ascii="Times New Roman" w:hAnsi="Times New Roman"/>
          <w:lang w:val="en-US"/>
        </w:rPr>
        <w:instrText xml:space="preserve"> meant to capture the frequency and duration of </w:instrText>
      </w:r>
      <w:r>
        <w:rPr>
          <w:rFonts w:ascii="Times New Roman" w:hAnsi="Times New Roman"/>
          <w:lang w:val="en-US"/>
        </w:rPr>
        <w:instrText xml:space="preserve">depersonalization symptoms over the 'last 6 months'. It has been tested on a sample of 35 patients with DSM-IV depersonalization disorder, 22 with anxiety disorders, and 20 with temporal lobe epilepsy. Scores were compared against clinical diagnoses (gold </w:instrText>
      </w:r>
      <w:r>
        <w:rPr>
          <w:rFonts w:ascii="Times New Roman" w:hAnsi="Times New Roman"/>
          <w:lang w:val="en-US"/>
        </w:rPr>
        <w:instrText xml:space="preserve">standard) and correlated wi</w:instrText>
      </w:r>
      <w:r>
        <w:rPr>
          <w:rFonts w:ascii="Times New Roman" w:hAnsi="Times New Roman"/>
          <w:lang w:val="en-US"/>
        </w:rPr>
        <w:instrText xml:space="preserve">th the depersonalization subscale of t</w:instrText>
      </w:r>
      <w:r>
        <w:rPr>
          <w:rFonts w:ascii="Times New Roman" w:hAnsi="Times New Roman"/>
          <w:lang w:val="en-US"/>
        </w:rPr>
        <w:instrText xml:space="preserve">he Dissociation Experiences Scale </w:instrText>
      </w:r>
      <w:r>
        <w:rPr>
          <w:rFonts w:ascii="Times New Roman" w:hAnsi="Times New Roman"/>
          <w:lang w:val="en-US"/>
        </w:rPr>
        <w:instrText xml:space="preserve">(DES).</w:instrText>
      </w:r>
      <w:r>
        <w:rPr>
          <w:rFonts w:ascii="Times New Roman" w:hAnsi="Times New Roman"/>
          <w:lang w:val="en-US"/>
        </w:rPr>
        <w:instrText xml:space="preserve"> </w:instrText>
      </w:r>
      <w:r>
        <w:rPr>
          <w:rFonts w:ascii="Times New Roman" w:hAnsi="Times New Roman"/>
          <w:lang w:val="en-US"/>
        </w:rPr>
        <w:instrText xml:space="preserve">The scale was able to differentiate patients with DSM-IV depersonalization disorder from the other gro</w:instrText>
      </w:r>
      <w:r>
        <w:rPr>
          <w:rFonts w:ascii="Times New Roman" w:hAnsi="Times New Roman"/>
          <w:lang w:val="en-US"/>
        </w:rPr>
        <w:instrText xml:space="preserve">ups, and showed specific correlations with the d</w:instrText>
      </w:r>
      <w:r>
        <w:rPr>
          <w:rFonts w:ascii="Times New Roman" w:hAnsi="Times New Roman"/>
          <w:lang w:val="en-US"/>
        </w:rPr>
        <w:instrText xml:space="preserve">epersonalization subscale of the DES (r=0.80; P=0.0007). The scale also showed high internal consistency and good reliability (Cronbach alpha and split-half reliability were 0.89 and 0.92, respectively). The instrument can, therefore, be considered as vali</w:instrText>
      </w:r>
      <w:r>
        <w:rPr>
          <w:rFonts w:ascii="Times New Roman" w:hAnsi="Times New Roman"/>
          <w:lang w:val="en-US"/>
        </w:rPr>
        <w:instrText xml:space="preserve">d and reliable, and can be </w:instrText>
      </w:r>
      <w:r>
        <w:rPr>
          <w:rFonts w:ascii="Times New Roman" w:hAnsi="Times New Roman"/>
          <w:lang w:val="en-US"/>
        </w:rPr>
        <w:instrText xml:space="preserve">profitably used in both clinical and n</w:instrText>
      </w:r>
      <w:r>
        <w:rPr>
          <w:rFonts w:ascii="Times New Roman" w:hAnsi="Times New Roman"/>
          <w:lang w:val="en-US"/>
        </w:rPr>
        <w:instrText xml:space="preserve">eurobiological research.","contain</w:instrText>
      </w:r>
      <w:r>
        <w:rPr>
          <w:rFonts w:ascii="Times New Roman" w:hAnsi="Times New Roman"/>
          <w:lang w:val="en-US"/>
        </w:rPr>
        <w:instrText xml:space="preserve">er-tit</w:instrText>
      </w:r>
      <w:r>
        <w:rPr>
          <w:rFonts w:ascii="Times New Roman" w:hAnsi="Times New Roman"/>
          <w:lang w:val="en-US"/>
        </w:rPr>
        <w:instrText xml:space="preserve">l</w:instrText>
      </w:r>
      <w:r>
        <w:rPr>
          <w:rFonts w:ascii="Times New Roman" w:hAnsi="Times New Roman"/>
          <w:lang w:val="en-US"/>
        </w:rPr>
        <w:instrText xml:space="preserve">e":"Psychiatry Res","ISSN":"0165-1781 (Print)","note":"2","page":"153-64","title":"The Cambridge Deper</w:instrText>
      </w:r>
      <w:r>
        <w:rPr>
          <w:rFonts w:ascii="Times New Roman" w:hAnsi="Times New Roman"/>
          <w:lang w:val="en-US"/>
        </w:rPr>
        <w:instrText xml:space="preserve">sonalization Scale: a new instrument for the mea</w:instrText>
      </w:r>
      <w:r>
        <w:rPr>
          <w:rFonts w:ascii="Times New Roman" w:hAnsi="Times New Roman"/>
          <w:lang w:val="en-US"/>
        </w:rPr>
        <w:instrText xml:space="preserve">surement of depersonalization","title-short":"The Cambridge Depersonalization Scale: a new instrument for the measurement of depersonalization","volume":"93","author":[{"family":"Sierra","given":"M."},{"family":"Berrios","given":"G. E."}],"issued":{"date-p</w:instrText>
      </w:r>
      <w:r>
        <w:rPr>
          <w:rFonts w:ascii="Times New Roman" w:hAnsi="Times New Roman"/>
          <w:lang w:val="en-US"/>
        </w:rPr>
        <w:instrText xml:space="preserve">arts":[["2000"]]}},"label":</w:instrText>
      </w:r>
      <w:r>
        <w:rPr>
          <w:rFonts w:ascii="Times New Roman" w:hAnsi="Times New Roman"/>
          <w:lang w:val="en-US"/>
        </w:rPr>
        <w:instrText xml:space="preserve">"page"},{"id":10577,"uris":["http://zo</w:instrText>
      </w:r>
      <w:r>
        <w:rPr>
          <w:rFonts w:ascii="Times New Roman" w:hAnsi="Times New Roman"/>
          <w:lang w:val="en-US"/>
        </w:rPr>
        <w:instrText xml:space="preserve">tero.org/users/980623/items/WMDD7I</w:instrText>
      </w:r>
      <w:r>
        <w:rPr>
          <w:rFonts w:ascii="Times New Roman" w:hAnsi="Times New Roman"/>
          <w:lang w:val="en-US"/>
        </w:rPr>
        <w:instrText xml:space="preserve">BS",["</w:instrText>
      </w:r>
      <w:r>
        <w:rPr>
          <w:rFonts w:ascii="Times New Roman" w:hAnsi="Times New Roman"/>
          <w:lang w:val="en-US"/>
        </w:rPr>
        <w:instrText xml:space="preserve">h</w:instrText>
      </w:r>
      <w:r>
        <w:rPr>
          <w:rFonts w:ascii="Times New Roman" w:hAnsi="Times New Roman"/>
          <w:lang w:val="en-US"/>
        </w:rPr>
        <w:instrText xml:space="preserve">ttp://zotero.org/users/980623/items/WMDD7IBS"]],"itemData":{"id":10577,"type":"article-journal","abstr</w:instrText>
      </w:r>
      <w:r>
        <w:rPr>
          <w:rFonts w:ascii="Times New Roman" w:hAnsi="Times New Roman"/>
          <w:lang w:val="en-US"/>
        </w:rPr>
        <w:instrText xml:space="preserve">act":"Background. Depersonalization has long bee</w:instrText>
      </w:r>
      <w:r>
        <w:rPr>
          <w:rFonts w:ascii="Times New Roman" w:hAnsi="Times New Roman"/>
          <w:lang w:val="en-US"/>
        </w:rPr>
        <w:instrText xml:space="preserve">n considered a syndrome but there is poor agreement on its constituent symptoms.Method. In order to establish whether different symptoms of depersonalization represent the expression of a single or several underlying dimensions, an exploratory factor analy</w:instrText>
      </w:r>
      <w:r>
        <w:rPr>
          <w:rFonts w:ascii="Times New Roman" w:hAnsi="Times New Roman"/>
          <w:lang w:val="en-US"/>
        </w:rPr>
        <w:instrText xml:space="preserve">sis on the Cambridge Depers</w:instrText>
      </w:r>
      <w:r>
        <w:rPr>
          <w:rFonts w:ascii="Times New Roman" w:hAnsi="Times New Roman"/>
          <w:lang w:val="en-US"/>
        </w:rPr>
        <w:instrText xml:space="preserve">onalization Scale (CDS) was carried ou</w:instrText>
      </w:r>
      <w:r>
        <w:rPr>
          <w:rFonts w:ascii="Times New Roman" w:hAnsi="Times New Roman"/>
          <w:lang w:val="en-US"/>
        </w:rPr>
        <w:instrText xml:space="preserve">t on 138 consecutive patients diag</w:instrText>
      </w:r>
      <w:r>
        <w:rPr>
          <w:rFonts w:ascii="Times New Roman" w:hAnsi="Times New Roman"/>
          <w:lang w:val="en-US"/>
        </w:rPr>
        <w:instrText xml:space="preserve">nosed </w:instrText>
      </w:r>
      <w:r>
        <w:rPr>
          <w:rFonts w:ascii="Times New Roman" w:hAnsi="Times New Roman"/>
          <w:lang w:val="en-US"/>
        </w:rPr>
        <w:instrText xml:space="preserve">w</w:instrText>
      </w:r>
      <w:r>
        <w:rPr>
          <w:rFonts w:ascii="Times New Roman" w:hAnsi="Times New Roman"/>
          <w:lang w:val="en-US"/>
        </w:rPr>
        <w:instrText xml:space="preserve">ith depersonalization disorder.Results. Four well determined factors accounting for 73·3% of the varia</w:instrText>
      </w:r>
      <w:r>
        <w:rPr>
          <w:rFonts w:ascii="Times New Roman" w:hAnsi="Times New Roman"/>
          <w:lang w:val="en-US"/>
        </w:rPr>
        <w:instrText xml:space="preserve">nce were extracted. These were labelled ‘Anomalo</w:instrText>
      </w:r>
      <w:r>
        <w:rPr>
          <w:rFonts w:ascii="Times New Roman" w:hAnsi="Times New Roman"/>
          <w:lang w:val="en-US"/>
        </w:rPr>
        <w:instrText xml:space="preserve">us Body Experience’; ‘Emotional Numbing’; ‘Anomalous Subjective Recall’ and ‘Alienation from Surroundings’.Conclusions. Symptoms of depersonalization belong to distinct but related psychopathological domains.","container-title":"Psychological Medicine","DO</w:instrText>
      </w:r>
      <w:r>
        <w:rPr>
          <w:rFonts w:ascii="Times New Roman" w:hAnsi="Times New Roman"/>
          <w:lang w:val="en-US"/>
        </w:rPr>
        <w:instrText xml:space="preserve">I":"10.1017/S00332917050053</w:instrText>
      </w:r>
      <w:r>
        <w:rPr>
          <w:rFonts w:ascii="Times New Roman" w:hAnsi="Times New Roman"/>
          <w:lang w:val="en-US"/>
        </w:rPr>
        <w:instrText xml:space="preserve">25","ISSN":"1469-8978","issue":"10","p</w:instrText>
      </w:r>
      <w:r>
        <w:rPr>
          <w:rFonts w:ascii="Times New Roman" w:hAnsi="Times New Roman"/>
          <w:lang w:val="en-US"/>
        </w:rPr>
        <w:instrText xml:space="preserve">age":"1523–1532","source":"Cambrid</w:instrText>
      </w:r>
      <w:r>
        <w:rPr>
          <w:rFonts w:ascii="Times New Roman" w:hAnsi="Times New Roman"/>
          <w:lang w:val="en-US"/>
        </w:rPr>
        <w:instrText xml:space="preserve">ge Jou</w:instrText>
      </w:r>
      <w:r>
        <w:rPr>
          <w:rFonts w:ascii="Times New Roman" w:hAnsi="Times New Roman"/>
          <w:lang w:val="en-US"/>
        </w:rPr>
        <w:instrText xml:space="preserve">r</w:instrText>
      </w:r>
      <w:r>
        <w:rPr>
          <w:rFonts w:ascii="Times New Roman" w:hAnsi="Times New Roman"/>
          <w:lang w:val="en-US"/>
        </w:rPr>
        <w:instrText xml:space="preserve">nals Online","title":"Unpacking the depersonalization syndrome: an exploratory factor analysis on the </w:instrText>
      </w:r>
      <w:r>
        <w:rPr>
          <w:rFonts w:ascii="Times New Roman" w:hAnsi="Times New Roman"/>
          <w:lang w:val="en-US"/>
        </w:rPr>
        <w:instrText xml:space="preserve">Cambridge Depersonalization Scale","title-short"</w:instrText>
      </w:r>
      <w:r>
        <w:rPr>
          <w:rFonts w:ascii="Times New Roman" w:hAnsi="Times New Roman"/>
          <w:lang w:val="en-US"/>
        </w:rPr>
        <w:instrText xml:space="preserve">:"Unpacking the depersonalization syndrome","volume":"null","author":[{"family":"Sierra","given":"Mauricio"},{"family":"Baker","given":"Dawn"},{"family":"Medford","given":"Nicholas"},{"family":"David","given":"Anthony S."}],"issued":{"date-parts":[["2005",</w:instrText>
      </w:r>
      <w:r>
        <w:rPr>
          <w:rFonts w:ascii="Times New Roman" w:hAnsi="Times New Roman"/>
          <w:lang w:val="en-US"/>
        </w:rPr>
        <w:instrText xml:space="preserve">10]]}},"label":"page"}],"sc</w:instrText>
      </w:r>
      <w:r>
        <w:rPr>
          <w:rFonts w:ascii="Times New Roman" w:hAnsi="Times New Roman"/>
          <w:lang w:val="en-US"/>
        </w:rPr>
        <w:instrText xml:space="preserve">hema":"https://github.com/citation-sty</w:instrText>
      </w:r>
      <w:r>
        <w:rPr>
          <w:rFonts w:ascii="Times New Roman" w:hAnsi="Times New Roman"/>
          <w:lang w:val="en-US"/>
        </w:rPr>
        <w:instrText xml:space="preserve">le-language/schema/raw/master/csl-</w:instrText>
      </w:r>
      <w:r>
        <w:rPr>
          <w:rFonts w:ascii="Times New Roman" w:hAnsi="Times New Roman"/>
          <w:lang w:val="en-US"/>
        </w:rPr>
        <w:instrText xml:space="preserve">citati</w:instrText>
      </w:r>
      <w:r>
        <w:rPr>
          <w:rFonts w:ascii="Times New Roman" w:hAnsi="Times New Roman"/>
          <w:lang w:val="en-US"/>
        </w:rPr>
        <w:instrText xml:space="preserve">o</w:instrText>
      </w:r>
      <w:r>
        <w:rPr>
          <w:rFonts w:ascii="Times New Roman" w:hAnsi="Times New Roman"/>
          <w:lang w:val="en-US"/>
        </w:rPr>
        <w:instrText xml:space="preserve">n.json"} </w:instrText>
      </w:r>
      <w:r>
        <w:rPr>
          <w:rFonts w:ascii="Times New Roman" w:hAnsi="Times New Roman"/>
          <w:lang w:val="en-US"/>
        </w:rPr>
        <w:fldChar w:fldCharType="separate"/>
      </w:r>
      <w:r>
        <w:rPr>
          <w:rFonts w:ascii="Times New Roman" w:hAnsi="Times New Roman"/>
          <w:lang w:val="en-US"/>
        </w:rPr>
        <w:t xml:space="preserve">(Sierra et al. 2005; Sierra and Berrios 2000)</w:t>
      </w:r>
      <w:r>
        <w:rPr>
          <w:rFonts w:ascii="Times New Roman" w:hAnsi="Times New Roman"/>
          <w:lang w:val="en-US"/>
        </w:rPr>
        <w:fldChar w:fldCharType="end"/>
      </w:r>
      <w:r>
        <w:rPr>
          <w:rFonts w:ascii="Times New Roman" w:hAnsi="Times New Roman"/>
          <w:lang w:val="en-US"/>
        </w:rPr>
        <w:t xml:space="preserve">, which represented </w:t>
      </w:r>
      <w:del w:id="359" w:author="Maelis GOBINET" w:date="2026-10-09T14:47:46Z" oouserid="oc1784067975_gobinet.m">
        <w:r>
          <w:rPr>
            <w:rFonts w:ascii="Times New Roman" w:hAnsi="Times New Roman"/>
            <w:lang w:val="en-US"/>
          </w:rPr>
          <w:delText xml:space="preserve">x</w:delText>
        </w:r>
      </w:del>
      <w:ins w:id="360" w:author="Maelis GOBINET" w:date="2026-10-09T14:47:48Z" oouserid="oc1784067975_gobinet.m">
        <w:r>
          <w:rPr>
            <w:rFonts w:ascii="Times New Roman" w:hAnsi="Times New Roman"/>
            <w:lang w:val="en-US"/>
          </w:rPr>
          <w:t xml:space="preserve">1.39</w:t>
        </w:r>
      </w:ins>
      <w:r>
        <w:rPr>
          <w:rFonts w:ascii="Times New Roman" w:hAnsi="Times New Roman"/>
          <w:lang w:val="en-US"/>
        </w:rPr>
        <w:t xml:space="preserve">% of the study sample. Th</w:t>
      </w:r>
      <w:r>
        <w:rPr>
          <w:rFonts w:ascii="Times New Roman" w:hAnsi="Times New Roman"/>
          <w:lang w:val="en-US"/>
        </w:rPr>
        <w:t xml:space="preserve">e orange area in </w:t>
      </w:r>
      <w:r>
        <w:rPr>
          <w:rFonts w:ascii="Times New Roman" w:hAnsi="Times New Roman"/>
          <w:b/>
          <w:bCs/>
          <w:lang w:val="en-US"/>
        </w:rPr>
        <w:t xml:space="preserve">Figure 1A</w:t>
      </w:r>
      <w:r>
        <w:rPr>
          <w:rFonts w:ascii="Times New Roman" w:hAnsi="Times New Roman"/>
          <w:lang w:val="en-US"/>
        </w:rPr>
        <w:t xml:space="preserve"> represents the mean ± SD of the total CDS scores in a sample of psychiatric patients with documented DD, showing an average CDS score about 7 times higher than what was found in our population free of known neurological and otoneurological disorders.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23356" cy="5109058"/>
                <wp:effectExtent l="0" t="0" r="0" b="0"/>
                <wp:docPr id="1" name="_x0000_i1025"/>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1">
                          <a:extLst>
                            <a:ext uri="{96DAC541-7B7A-43D3-8B79-37D633B846F1}">
                              <asvg:svgBlip xmlns:asvg="http://schemas.microsoft.com/office/drawing/2016/SVG/main" r:embed="rId12"/>
                            </a:ext>
                          </a:extLst>
                        </a:blip>
                        <a:stretch/>
                      </pic:blipFill>
                      <pic:spPr bwMode="auto">
                        <a:xfrm>
                          <a:off x="0" y="0"/>
                          <a:ext cx="6123356" cy="5109058"/>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82.15pt;height:402.29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4748149" cy="4126827"/>
                <wp:effectExtent l="0" t="0" r="0" b="0"/>
                <wp:docPr id="2" name="_x0000_i1026"/>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3">
                          <a:extLst>
                            <a:ext uri="{96DAC541-7B7A-43D3-8B79-37D633B846F1}">
                              <asvg:svgBlip xmlns:asvg="http://schemas.microsoft.com/office/drawing/2016/SVG/main" r:embed="rId14"/>
                            </a:ext>
                          </a:extLst>
                        </a:blip>
                        <a:stretch/>
                      </pic:blipFill>
                      <pic:spPr bwMode="auto">
                        <a:xfrm>
                          <a:off x="0" y="0"/>
                          <a:ext cx="4748149" cy="4126827"/>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73.87pt;height:324.95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b/>
          <w:bCs/>
          <w:iCs/>
          <w:lang w:val="en-US"/>
        </w:rPr>
      </w:pPr>
      <w:r>
        <w:rPr>
          <w:rFonts w:ascii="Times New Roman" w:hAnsi="Times New Roman"/>
          <w:b/>
          <w:bCs/>
          <w:iCs/>
          <w:lang w:val="en-US"/>
        </w:rPr>
        <w:t xml:space="preserve">Exploratory factor analysis</w:t>
      </w:r>
      <w:r>
        <w:rPr>
          <w:rFonts w:ascii="Times New Roman" w:hAnsi="Times New Roman"/>
          <w:b/>
          <w:bCs/>
          <w:iCs/>
          <w:lang w:val="en-US"/>
        </w:rPr>
      </w:r>
      <w:r>
        <w:rPr>
          <w:rFonts w:ascii="Times New Roman" w:hAnsi="Times New Roman"/>
          <w:b/>
          <w:bCs/>
          <w:iCs/>
          <w:lang w:val="en-US"/>
        </w:rPr>
      </w:r>
    </w:p>
    <w:p>
      <w:pPr>
        <w:pStyle w:val="949"/>
        <w:pBdr/>
        <w:spacing w:after="0" w:line="240" w:lineRule="auto"/>
        <w:ind/>
        <w:jc w:val="both"/>
        <w:rPr>
          <w:rFonts w:ascii="Times New Roman" w:hAnsi="Times New Roman"/>
          <w:lang w:val="en-US"/>
        </w:rPr>
      </w:pPr>
      <w:del w:id="361" w:author="Maelis GOBINET" w:date="2026-10-09T14:27:37Z" oouserid="oc1784067975_gobinet.m">
        <w:r>
          <w:rPr>
            <w:rFonts w:ascii="Times New Roman" w:hAnsi="Times New Roman"/>
            <w:lang w:val="en-US"/>
          </w:rPr>
          <w:delText xml:space="preserve">The Kaiser–Meyer–Olkin measure confirmed that the sample si</w:delText>
        </w:r>
      </w:del>
      <w:del w:id="362" w:author="Maelis GOBINET" w:date="2026-10-09T14:27:37Z" oouserid="oc1784067975_gobinet.m">
        <w:r>
          <w:rPr>
            <w:rFonts w:ascii="Times New Roman" w:hAnsi="Times New Roman"/>
            <w:lang w:val="en-US"/>
          </w:rPr>
          <w:delText xml:space="preserve">ze was excellent for our exploratory factor analysis (KMO = 0.94).</w:delText>
        </w:r>
      </w:del>
      <w:del w:id="363" w:author="Maelis GOBINET" w:date="2026-10-09T14:27:37Z" oouserid="oc1784067975_gobinet.m">
        <w:r>
          <w:rPr>
            <w:rFonts w:ascii="Times New Roman" w:hAnsi="Times New Roman"/>
            <w:lang w:val="en-US"/>
          </w:rPr>
          <w:delText xml:space="preserve"> </w:delText>
        </w:r>
      </w:del>
      <w:del w:id="364" w:author="Maelis GOBINET" w:date="2026-10-09T14:27:37Z" oouserid="oc1784067975_gobinet.m">
        <w:r>
          <w:rPr>
            <w:rFonts w:ascii="Times New Roman" w:hAnsi="Times New Roman"/>
            <w:lang w:val="en-US"/>
          </w:rPr>
          <w:delText xml:space="preserve">Five factors had eigenvalues above the Kaiser’s criterion of 1 (</w:delText>
        </w:r>
      </w:del>
      <w:del w:id="365" w:author="Maelis GOBINET" w:date="2026-10-09T14:27:37Z" oouserid="oc1784067975_gobinet.m">
        <w:r>
          <w:rPr>
            <w:rFonts w:ascii="Times New Roman" w:hAnsi="Times New Roman"/>
            <w:b/>
            <w:lang w:val="en-US"/>
          </w:rPr>
          <w:delText xml:space="preserve">Table e–2)</w:delText>
        </w:r>
      </w:del>
      <w:del w:id="366" w:author="Maelis GOBINET" w:date="2026-10-09T14:27:37Z" oouserid="oc1784067975_gobinet.m">
        <w:r>
          <w:rPr>
            <w:rFonts w:ascii="Times New Roman" w:hAnsi="Times New Roman"/>
            <w:lang w:val="en-US"/>
          </w:rPr>
          <w:delText xml:space="preserve">.</w:delText>
        </w:r>
      </w:del>
      <w:ins w:id="367" w:author="Maelis GOBINET" w:date="2026-10-09T15:54:20Z" oouserid="oc1784067975_gobinet.m">
        <w:r>
          <w:rPr>
            <w:rFonts w:ascii="Times New Roman" w:hAnsi="Times New Roman"/>
            <w:lang w:val="en-US"/>
          </w:rPr>
          <w:t xml:space="preserve"> The</w:t>
        </w:r>
      </w:ins>
      <w:del w:id="368" w:author="Maelis GOBINET" w:date="2026-10-09T14:27:37Z" oouserid="oc1784067975_gobinet.m">
        <w:r>
          <w:rPr>
            <w:rFonts w:ascii="Times New Roman" w:hAnsi="Times New Roman"/>
            <w:lang w:val="en-US"/>
          </w:rPr>
          <w:delText xml:space="preserve"> </w:delText>
        </w:r>
      </w:del>
      <w:ins w:id="369" w:author="Maelis GOBINET" w:date="2026-10-09T15:54:22Z" oouserid="oc1784067975_gobinet.m">
        <w:r>
          <w:rPr>
            <w:rFonts w:ascii="Times New Roman" w:hAnsi="Times New Roman"/>
            <w:lang w:val="en-US"/>
          </w:rPr>
          <w:t xml:space="preserve"> EFA revealed a two-factor structure of DD symptoms in our sample. This solution showed an acceptable fit to the data (</w:t>
        </w:r>
      </w:ins>
      <w:ins w:id="370" w:author="Maelis GOBINET" w:date="2026-10-09T16:28:02Z" oouserid="oc1784067975_gobinet.m">
        <w:r>
          <w:rPr>
            <w:rFonts w:ascii="Times New Roman" w:hAnsi="Times New Roman"/>
            <w:lang w:val="en-US"/>
          </w:rPr>
          <w:t xml:space="preserve">χ²(349) = 473.8, p &lt; 0.001; RMSEA = 0.046, 90% CI [0.042, 0.051], RMSR = 0.045; TLI = 0.849). Residuals analysis supported the accuracy of this solution (24.1% of residuals &gt; |0.05|, 2.7% &gt; |0.10|) and factor score determinancy was acceptable (</w:t>
        </w:r>
      </w:ins>
      <w:ins w:id="371" w:author="Maelis GOBINET" w:date="2026-10-09T16:28:07Z" oouserid="oc1784067975_gobinet.m">
        <w:r>
          <w:rPr>
            <w:rFonts w:ascii="Times New Roman" w:hAnsi="Times New Roman"/>
            <w:lang w:val="en-US"/>
          </w:rPr>
          <w:t xml:space="preserve">0.83 for </w:t>
        </w:r>
      </w:ins>
      <w:ins w:id="372" w:author="Maelis GOBINET" w:date="2026-10-09T16:28:18Z" oouserid="oc1784067975_gobinet.m">
        <w:r>
          <w:rPr>
            <w:rFonts w:ascii="Times New Roman" w:hAnsi="Times New Roman"/>
            <w:lang w:val="en-US"/>
          </w:rPr>
          <w:t xml:space="preserve">Factor 1, </w:t>
        </w:r>
      </w:ins>
      <w:ins w:id="373" w:author="Maelis GOBINET" w:date="2026-10-09T16:28:12Z" oouserid="oc1784067975_gobinet.m">
        <w:r>
          <w:rPr>
            <w:rFonts w:ascii="Times New Roman" w:hAnsi="Times New Roman"/>
            <w:lang w:val="en-US"/>
          </w:rPr>
          <w:t xml:space="preserve">0.80</w:t>
        </w:r>
      </w:ins>
      <w:ins w:id="374" w:author="Maelis GOBINET" w:date="2026-10-09T16:28:31Z" oouserid="oc1784067975_gobinet.m">
        <w:r>
          <w:rPr>
            <w:rFonts w:ascii="Times New Roman" w:hAnsi="Times New Roman"/>
            <w:lang w:val="en-US"/>
          </w:rPr>
          <w:t xml:space="preserve"> for Factor 2). </w:t>
        </w:r>
      </w:ins>
      <w:del w:id="375" w:author="Maelis GOBINET" w:date="2026-10-09T16:28:40Z" oouserid="oc1784067975_gobinet.m">
        <w:r>
          <w:rPr>
            <w:rFonts w:ascii="Times New Roman" w:hAnsi="Times New Roman"/>
            <w:lang w:val="en-US"/>
          </w:rPr>
          <w:delText xml:space="preserve">Alt</w:delText>
        </w:r>
      </w:del>
      <w:ins w:id="376" w:author="Maelis GOBINET" w:date="2026-10-09T16:28:42Z" oouserid="oc1784067975_gobinet.m">
        <w:r>
          <w:rPr>
            <w:rFonts w:ascii="Times New Roman" w:hAnsi="Times New Roman"/>
            <w:lang w:val="en-US"/>
          </w:rPr>
          <w:t xml:space="preserve">T</w:t>
        </w:r>
      </w:ins>
      <w:r>
        <w:rPr>
          <w:rFonts w:ascii="Times New Roman" w:hAnsi="Times New Roman"/>
          <w:lang w:val="en-US"/>
        </w:rPr>
        <w:t xml:space="preserve">ogether, the</w:t>
      </w:r>
      <w:ins w:id="377" w:author="Maelis GOBINET" w:date="2026-10-09T15:49:25Z" oouserid="oc1784067975_gobinet.m">
        <w:r>
          <w:rPr>
            <w:rFonts w:ascii="Times New Roman" w:hAnsi="Times New Roman"/>
            <w:lang w:val="en-US"/>
          </w:rPr>
          <w:t xml:space="preserve"> two</w:t>
        </w:r>
      </w:ins>
      <w:del w:id="378" w:author="Maelis GOBINET" w:date="2026-10-09T15:49:18Z" oouserid="oc1784067975_gobinet.m">
        <w:r>
          <w:rPr>
            <w:rFonts w:ascii="Times New Roman" w:hAnsi="Times New Roman"/>
            <w:lang w:val="en-US"/>
          </w:rPr>
          <w:delText xml:space="preserve">se</w:delText>
        </w:r>
      </w:del>
      <w:r>
        <w:rPr>
          <w:rFonts w:ascii="Times New Roman" w:hAnsi="Times New Roman"/>
          <w:lang w:val="en-US"/>
        </w:rPr>
        <w:t xml:space="preserve"> factor</w:t>
      </w:r>
      <w:r>
        <w:rPr>
          <w:rFonts w:ascii="Times New Roman" w:hAnsi="Times New Roman"/>
          <w:lang w:val="en-US"/>
        </w:rPr>
        <w:t xml:space="preserve">s explained</w:t>
      </w:r>
      <w:ins w:id="379" w:author="Maelis GOBINET" w:date="2026-10-09T14:58:18Z" oouserid="oc1784067975_gobinet.m">
        <w:r>
          <w:rPr>
            <w:rFonts w:ascii="Times New Roman" w:hAnsi="Times New Roman"/>
            <w:lang w:val="en-US"/>
          </w:rPr>
          <w:t xml:space="preserve"> 24.6</w:t>
        </w:r>
      </w:ins>
      <w:del w:id="380" w:author="Maelis GOBINET" w:date="2026-10-09T14:58:11Z" oouserid="oc1784067975_gobinet.m">
        <w:r>
          <w:rPr>
            <w:rFonts w:ascii="Times New Roman" w:hAnsi="Times New Roman"/>
            <w:lang w:val="en-US"/>
          </w:rPr>
          <w:delText xml:space="preserve"> 51.4</w:delText>
        </w:r>
      </w:del>
      <w:r>
        <w:rPr>
          <w:rFonts w:ascii="Times New Roman" w:hAnsi="Times New Roman"/>
          <w:lang w:val="en-US"/>
        </w:rPr>
        <w:t xml:space="preserve">% of the total variance</w:t>
      </w:r>
      <w:del w:id="381" w:author="Maelis GOBINET" w:date="2026-10-09T15:54:56Z" oouserid="oc1784067975_gobinet.m">
        <w:r>
          <w:rPr>
            <w:rFonts w:ascii="Times New Roman" w:hAnsi="Times New Roman"/>
            <w:lang w:val="en-US"/>
          </w:rPr>
          <w:delText xml:space="preserve"> in the data. E</w:delText>
        </w:r>
      </w:del>
      <w:ins w:id="382" w:author="Maelis GOBINET" w:date="2026-10-09T15:54:59Z" oouserid="oc1784067975_gobinet.m">
        <w:r>
          <w:rPr>
            <w:rFonts w:ascii="Times New Roman" w:hAnsi="Times New Roman"/>
            <w:lang w:val="en-US"/>
          </w:rPr>
          <w:t xml:space="preserve"> and e</w:t>
        </w:r>
      </w:ins>
      <w:r>
        <w:rPr>
          <w:rFonts w:ascii="Times New Roman" w:hAnsi="Times New Roman"/>
          <w:lang w:val="en-US"/>
        </w:rPr>
        <w:t xml:space="preserve">xtracted communalities ranged from 0.</w:t>
      </w:r>
      <w:del w:id="383" w:author="Maelis GOBINET" w:date="2026-10-09T14:57:51Z" oouserid="oc1784067975_gobinet.m">
        <w:r>
          <w:rPr>
            <w:rFonts w:ascii="Times New Roman" w:hAnsi="Times New Roman"/>
            <w:lang w:val="en-US"/>
          </w:rPr>
          <w:delText xml:space="preserve">18</w:delText>
        </w:r>
      </w:del>
      <w:ins w:id="384" w:author="Maelis GOBINET" w:date="2026-10-09T14:57:53Z" oouserid="oc1784067975_gobinet.m">
        <w:r>
          <w:rPr>
            <w:rFonts w:ascii="Times New Roman" w:hAnsi="Times New Roman"/>
            <w:lang w:val="en-US"/>
          </w:rPr>
          <w:t xml:space="preserve">09</w:t>
        </w:r>
      </w:ins>
      <w:r>
        <w:rPr>
          <w:rFonts w:ascii="Times New Roman" w:hAnsi="Times New Roman"/>
          <w:lang w:val="en-US"/>
        </w:rPr>
        <w:t xml:space="preserve"> to 0.</w:t>
      </w:r>
      <w:ins w:id="385" w:author="Maelis GOBINET" w:date="2026-10-09T14:58:01Z" oouserid="oc1784067975_gobinet.m">
        <w:r>
          <w:rPr>
            <w:rFonts w:ascii="Times New Roman" w:hAnsi="Times New Roman"/>
            <w:lang w:val="en-US"/>
          </w:rPr>
          <w:t xml:space="preserve">4</w:t>
        </w:r>
      </w:ins>
      <w:del w:id="386" w:author="Maelis GOBINET" w:date="2026-10-09T14:57:56Z" oouserid="oc1784067975_gobinet.m">
        <w:r>
          <w:rPr>
            <w:rFonts w:ascii="Times New Roman" w:hAnsi="Times New Roman"/>
            <w:lang w:val="en-US"/>
          </w:rPr>
          <w:delText xml:space="preserve">7</w:delText>
        </w:r>
      </w:del>
      <w:r>
        <w:rPr>
          <w:rFonts w:ascii="Times New Roman" w:hAnsi="Times New Roman"/>
          <w:lang w:val="en-US"/>
        </w:rPr>
        <w:t xml:space="preserve">1. </w:t>
      </w:r>
      <w:del w:id="387" w:author="Maelis GOBINET" w:date="2026-10-09T15:46:08Z" oouserid="oc1784067975_gobinet.m">
        <w:r>
          <w:rPr>
            <w:rFonts w:ascii="Times New Roman" w:hAnsi="Times New Roman"/>
            <w:lang w:val="en-US"/>
          </w:rPr>
          <w:delText xml:space="preserve">The analysis of the residuals, comparing observed and predicted correlations, indicated that 90% of the residuals were below 0.05, suggesting that the mo</w:delText>
        </w:r>
      </w:del>
      <w:del w:id="388" w:author="Maelis GOBINET" w:date="2026-10-09T15:46:08Z" oouserid="oc1784067975_gobinet.m">
        <w:r>
          <w:rPr>
            <w:rFonts w:ascii="Times New Roman" w:hAnsi="Times New Roman"/>
            <w:lang w:val="en-US"/>
          </w:rPr>
          <w:delText xml:space="preserve">del with 5 factors described correctly the data.</w:delText>
        </w:r>
      </w:del>
      <w:ins w:id="389" w:author="Maelis GOBINET" w:date="2026-10-09T16:27:32Z" oouserid="oc1784067975_gobinet.m">
        <w:r>
          <w:rPr>
            <w:rFonts w:ascii="Times New Roman" w:hAnsi="Times New Roman"/>
            <w:lang w:val="en-US"/>
          </w:rPr>
          <w:t xml:space="preserve"> The two factors had a modest to strong correlation of 67.7%, consistent with the oblique rotation used.</w:t>
        </w:r>
      </w:ins>
      <w:r>
        <w:rPr>
          <w:rFonts w:ascii="Times New Roman" w:hAnsi="Times New Roman"/>
          <w:lang w:val="en-US"/>
        </w:rPr>
      </w:r>
      <w:r>
        <w:rPr>
          <w:rFonts w:ascii="Times New Roman" w:hAnsi="Times New Roman"/>
          <w:lang w:val="en-US"/>
        </w:rPr>
      </w:r>
    </w:p>
    <w:p>
      <w:pPr>
        <w:pStyle w:val="949"/>
        <w:pBdr/>
        <w:spacing w:after="0" w:line="240" w:lineRule="auto"/>
        <w:ind/>
        <w:jc w:val="both"/>
        <w:rPr>
          <w:del w:id="390" w:author="Maelis GOBINET" w:date="2026-10-09T16:32:40Z" oouserid="oc1784067975_gobinet.m"/>
          <w:rFonts w:ascii="Times New Roman" w:hAnsi="Times New Roman"/>
          <w:lang w:val="en-US"/>
        </w:rPr>
      </w:pPr>
      <w:r>
        <w:rPr>
          <w:rFonts w:ascii="Times New Roman" w:hAnsi="Times New Roman"/>
          <w:lang w:val="en-US"/>
        </w:rPr>
        <w:tab/>
        <w:t xml:space="preserve">Factor 1, which explained </w:t>
      </w:r>
      <w:del w:id="391" w:author="Maelis GOBINET" w:date="2026-10-09T15:49:59Z" oouserid="oc1784067975_gobinet.m">
        <w:r>
          <w:rPr>
            <w:rFonts w:ascii="Times New Roman" w:hAnsi="Times New Roman"/>
            <w:lang w:val="en-US"/>
          </w:rPr>
          <w:delText xml:space="preserve">40.16</w:delText>
        </w:r>
      </w:del>
      <w:ins w:id="392" w:author="Maelis GOBINET" w:date="2026-10-09T15:50:09Z" oouserid="oc1784067975_gobinet.m">
        <w:r>
          <w:rPr>
            <w:rFonts w:ascii="Times New Roman" w:hAnsi="Times New Roman"/>
            <w:lang w:val="en-US"/>
          </w:rPr>
          <w:t xml:space="preserve">14.7</w:t>
        </w:r>
      </w:ins>
      <w:r>
        <w:rPr>
          <w:rFonts w:ascii="Times New Roman" w:hAnsi="Times New Roman"/>
          <w:lang w:val="en-US"/>
        </w:rPr>
        <w:t xml:space="preserve">% of the</w:t>
      </w:r>
      <w:r>
        <w:rPr>
          <w:rFonts w:ascii="Times New Roman" w:hAnsi="Times New Roman"/>
          <w:lang w:val="en-US"/>
        </w:rPr>
        <w:t xml:space="preserve"> variance, contained items about </w:t>
      </w:r>
      <w:r>
        <w:rPr>
          <w:rFonts w:ascii="Times New Roman" w:hAnsi="Times New Roman"/>
          <w:i/>
          <w:lang w:val="en-US"/>
        </w:rPr>
        <w:t xml:space="preserve">distorted subjective recall </w:t>
      </w:r>
      <w:r>
        <w:rPr>
          <w:rFonts w:ascii="Times New Roman" w:hAnsi="Times New Roman"/>
          <w:lang w:val="en-US"/>
        </w:rPr>
        <w:fldChar w:fldCharType="begin"/>
      </w:r>
      <w:r>
        <w:rPr>
          <w:rFonts w:ascii="Times New Roman" w:hAnsi="Times New Roman"/>
          <w:lang w:val="en-US"/>
        </w:rPr>
        <w:instrText xml:space="preserve"> ADDIN ZOTERO_ITEM CSL_CITATION {"citationID":"a1gqpo0pbtr","properties":{"formattedCitation":"[19]","pla</w:instrText>
      </w:r>
      <w:r>
        <w:rPr>
          <w:rFonts w:ascii="Times New Roman" w:hAnsi="Times New Roman"/>
          <w:lang w:val="en-US"/>
        </w:rPr>
        <w:instrText xml:space="preserve">inCitation":"[19]","dontUpdate":true,"noteIndex":0},"citationItems":[{"id":10577,"uris":["http://zotero.org/users/980623/items/WMDD7IBS",["http://zotero.org/users/980623/items/WMDD7IBS"]],"itemData":{"id":10577,"type":"article-journal","abstract":"Backgrou</w:instrText>
      </w:r>
      <w:r>
        <w:rPr>
          <w:rFonts w:ascii="Times New Roman" w:hAnsi="Times New Roman"/>
          <w:lang w:val="en-US"/>
        </w:rPr>
        <w:instrText xml:space="preserve">nd. Depersonalization has long been considered a syndrome but there is poor agreement on </w:instrText>
      </w:r>
      <w:r>
        <w:rPr>
          <w:rFonts w:ascii="Times New Roman" w:hAnsi="Times New Roman"/>
          <w:lang w:val="en-US"/>
        </w:rPr>
        <w:instrText xml:space="preserve">its constituent symptoms.Method. In order to establish whether different symptoms of depersonalization represent the expression of a single or several underlying dimen</w:instrText>
      </w:r>
      <w:r>
        <w:rPr>
          <w:rFonts w:ascii="Times New Roman" w:hAnsi="Times New Roman"/>
          <w:lang w:val="en-US"/>
        </w:rPr>
        <w:instrText xml:space="preserve">sions, an exploratory factor analysis on the Cambridge Depersonalization Scale (CDS) was carried out on 138 consecutive patients diagnosed with depersonalization disorder.Results. Four well determined factors accounting for 73·3% of the variance were extra</w:instrText>
      </w:r>
      <w:r>
        <w:rPr>
          <w:rFonts w:ascii="Times New Roman" w:hAnsi="Times New Roman"/>
          <w:lang w:val="en-US"/>
        </w:rPr>
        <w:instrText xml:space="preserve">cted. These were labelled ‘Anomalous Body Experience’; ‘Emotional Numbing’; ‘Anomalous Su</w:instrText>
      </w:r>
      <w:r>
        <w:rPr>
          <w:rFonts w:ascii="Times New Roman" w:hAnsi="Times New Roman"/>
          <w:lang w:val="en-US"/>
        </w:rPr>
        <w:instrText xml:space="preserve">bjective Recall’ and ‘Alienation from Surroundings’.Conclusions. Symptoms of depersonalization belong to distinct but related psychopathological domains.","container-t</w:instrText>
      </w:r>
      <w:r>
        <w:rPr>
          <w:rFonts w:ascii="Times New Roman" w:hAnsi="Times New Roman"/>
          <w:lang w:val="en-US"/>
        </w:rPr>
        <w:instrText xml:space="preserve">itle":"Psychological Medicine","DOI":"10.1017/S0033291705005325","ISSN":"1469-8978","issue":"10","page":"1523–1532","source":"Cambridge Journals Online","title":"Unpacking the depersonalization syndrome: an exploratory factor analysis on the Cambridge Depe</w:instrText>
      </w:r>
      <w:r>
        <w:rPr>
          <w:rFonts w:ascii="Times New Roman" w:hAnsi="Times New Roman"/>
          <w:lang w:val="en-US"/>
        </w:rPr>
        <w:instrText xml:space="preserve">rsonalization Scale","title-short":"Unpacking the depersonalization syndrome","volume":"n</w:instrText>
      </w:r>
      <w:r>
        <w:rPr>
          <w:rFonts w:ascii="Times New Roman" w:hAnsi="Times New Roman"/>
          <w:lang w:val="en-US"/>
        </w:rPr>
        <w:instrText xml:space="preserve">ull","author":[{"family":"Sierra","given":"Ma</w:instrText>
      </w:r>
      <w:r>
        <w:rPr>
          <w:rFonts w:ascii="Times New Roman" w:hAnsi="Times New Roman"/>
          <w:lang w:val="en-US"/>
        </w:rPr>
        <w:instrText xml:space="preserve">uricio"},{"family":"Baker","given":"Dawn"},{"family":"Medford","given":"Nicholas"},{"family":"David","given":"Anthony S."}],"issued":{"date-parts":[["2005",10]]}}}],"schema":"https://github.com/citation-style-language/schema/raw/master/csl-citation.json"}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[20]</w:t>
      </w:r>
      <w:r>
        <w:rPr>
          <w:rFonts w:ascii="Times New Roman" w:hAnsi="Times New Roman"/>
          <w:lang w:val="en-US"/>
        </w:rPr>
        <w:fldChar w:fldCharType="end"/>
      </w:r>
      <w:r>
        <w:rPr>
          <w:rFonts w:ascii="Times New Roman" w:hAnsi="Times New Roman"/>
          <w:lang w:val="en-US"/>
        </w:rPr>
        <w:t xml:space="preserve"> (e.g., feeling detached from personal memories) and </w:t>
      </w:r>
      <w:r>
        <w:rPr>
          <w:rFonts w:ascii="Times New Roman" w:hAnsi="Times New Roman"/>
          <w:i/>
          <w:lang w:val="en-US"/>
        </w:rPr>
        <w:t xml:space="preserve">temporal disintegration </w:t>
      </w:r>
      <w:r>
        <w:rPr>
          <w:rFonts w:ascii="Times New Roman" w:hAnsi="Times New Roman"/>
          <w:lang w:val="en-US"/>
        </w:rPr>
        <w:fldChar w:fldCharType="begin"/>
      </w:r>
      <w:r>
        <w:rPr>
          <w:rFonts w:ascii="Times New Roman" w:hAnsi="Times New Roman"/>
          <w:lang w:val="en-US"/>
        </w:rPr>
        <w:instrText xml:space="preserve"> ADDIN ZOTERO_ITEM CSL_CITATION {"cita</w:instrText>
      </w:r>
      <w:r>
        <w:rPr>
          <w:rFonts w:ascii="Times New Roman" w:hAnsi="Times New Roman"/>
          <w:lang w:val="en-US"/>
        </w:rPr>
        <w:instrText xml:space="preserve">tionID":"a1fb18k4ooi","properties":{"formattedCitation":"(Simeon et al. 2008)","plainCita</w:instrText>
      </w:r>
      <w:r>
        <w:rPr>
          <w:rFonts w:ascii="Times New Roman" w:hAnsi="Times New Roman"/>
          <w:lang w:val="en-US"/>
        </w:rPr>
        <w:instrText xml:space="preserve">tion":"(Simeon et al. 2008)","noteIndex":0},"citationItems":[{"id":10582,"uris":["http://zotero.org/users/980623/items/NJSEF5C2",["http://zotero.org/users/980623/items</w:instrText>
      </w:r>
      <w:r>
        <w:rPr>
          <w:rFonts w:ascii="Times New Roman" w:hAnsi="Times New Roman"/>
          <w:lang w:val="en-US"/>
        </w:rPr>
        <w:instrText xml:space="preserve">/NJSEF5C2"]],"itemData":{"id":10582,"type":"article-journal","abstract":"Depersonalization disorder is defined in the DSM-IV-TR using a single symptom criterion, which does not do justice to the phenomenological complexity of the disorder. In 394 affected </w:instrText>
      </w:r>
      <w:r>
        <w:rPr>
          <w:rFonts w:ascii="Times New Roman" w:hAnsi="Times New Roman"/>
          <w:lang w:val="en-US"/>
        </w:rPr>
        <w:instrText xml:space="preserve">adults, the Cambridge Depersonalization Scale yielded five factors (numbing, unreality of</w:instrText>
      </w:r>
      <w:r>
        <w:rPr>
          <w:rFonts w:ascii="Times New Roman" w:hAnsi="Times New Roman"/>
          <w:lang w:val="en-US"/>
        </w:rPr>
        <w:instrText xml:space="preserve"> self, perceptual alterations, unreality of surroundings, and temporal disintegration), put forth as symptom criteria for a better diagnosis of depersonalization disor</w:instrText>
      </w:r>
      <w:r>
        <w:rPr>
          <w:rFonts w:ascii="Times New Roman" w:hAnsi="Times New Roman"/>
          <w:lang w:val="en-US"/>
        </w:rPr>
        <w:instrText xml:space="preserve">der.","container-title":"Psychiatry Research","DOI":"10.1016/j.psychres.2007.07.007","ISSN":"0165-1781","issue":"1-3","journalAbbreviation":"Psychiatry Res","language":"eng","note":"PMID: 17959254","page":"303-306","source":"PubMed","title":"De-constructin</w:instrText>
      </w:r>
      <w:r>
        <w:rPr>
          <w:rFonts w:ascii="Times New Roman" w:hAnsi="Times New Roman"/>
          <w:lang w:val="en-US"/>
        </w:rPr>
        <w:instrText xml:space="preserve">g depersonalization: further evidence for symptom clusters","title-short":"De-constructin</w:instrText>
      </w:r>
      <w:r>
        <w:rPr>
          <w:rFonts w:ascii="Times New Roman" w:hAnsi="Times New Roman"/>
          <w:lang w:val="en-US"/>
        </w:rPr>
        <w:instrText xml:space="preserve">g depersonalization","volume":"157","author":[{"family":"Simeon","given":"Daphne"},{"family":"Kozin","given":"David Stephen"},{"family":"Segal","given":"K</w:instrText>
      </w:r>
      <w:r>
        <w:rPr>
          <w:rFonts w:ascii="Times New Roman" w:hAnsi="Times New Roman"/>
          <w:lang w:val="en-US"/>
        </w:rPr>
        <w:instrText xml:space="preserve">arina"},{"family":"Lerch","given":"Brenna"},{"family":"Dujour","given":"Roxanne"},{"family":"Giesbrecht","given":"Timo"}],"issued":{"date-parts":[["2008",1,15]]}}}],"schema":"https://github.com/citation-style-language/schema/raw/master/csl-citation.json"}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(Simeon et a</w:t>
      </w:r>
      <w:r>
        <w:rPr>
          <w:rFonts w:ascii="Times New Roman" w:hAnsi="Times New Roman"/>
          <w:lang w:val="en-US"/>
        </w:rPr>
        <w:t xml:space="preserve">l. 2008)</w:t>
      </w:r>
      <w:r>
        <w:rPr>
          <w:rFonts w:ascii="Times New Roman" w:hAnsi="Times New Roman"/>
          <w:lang w:val="en-US"/>
        </w:rPr>
        <w:fldChar w:fldCharType="end"/>
      </w:r>
      <w:r>
        <w:rPr>
          <w:rFonts w:ascii="Times New Roman" w:hAnsi="Times New Roman"/>
          <w:lang w:val="en-US"/>
        </w:rPr>
        <w:t xml:space="preserve"> (e.g., recently done things feel as if they had taken place long time ago). Factor 2, which explained </w:t>
      </w:r>
      <w:del w:id="393" w:author="Maelis GOBINET" w:date="2026-10-09T15:50:27Z" oouserid="oc1784067975_gobinet.m">
        <w:r>
          <w:rPr>
            <w:rFonts w:ascii="Times New Roman" w:hAnsi="Times New Roman"/>
            <w:lang w:val="en-US"/>
          </w:rPr>
          <w:delText xml:space="preserve">6.89</w:delText>
        </w:r>
      </w:del>
      <w:ins w:id="394" w:author="Maelis GOBINET" w:date="2026-10-09T15:51:25Z" oouserid="oc1784067975_gobinet.m">
        <w:r>
          <w:rPr>
            <w:rFonts w:ascii="Times New Roman" w:hAnsi="Times New Roman"/>
            <w:lang w:val="en-US"/>
          </w:rPr>
          <w:t xml:space="preserve">9.99</w:t>
        </w:r>
      </w:ins>
      <w:r>
        <w:rPr>
          <w:rFonts w:ascii="Times New Roman" w:hAnsi="Times New Roman"/>
          <w:lang w:val="en-US"/>
        </w:rPr>
        <w:t xml:space="preserve">% of the variance, described distortions in the </w:t>
      </w:r>
      <w:r>
        <w:rPr>
          <w:rFonts w:ascii="Times New Roman" w:hAnsi="Times New Roman"/>
          <w:i/>
          <w:lang w:val="en-US"/>
        </w:rPr>
        <w:t xml:space="preserve">experience of the body</w:t>
      </w:r>
      <w:r>
        <w:rPr>
          <w:rFonts w:ascii="Times New Roman" w:hAnsi="Times New Roman"/>
          <w:lang w:val="en-US"/>
        </w:rPr>
        <w:t xml:space="preserve"> (e.g., feeling of being outside of the body) and in the </w:t>
      </w:r>
      <w:r>
        <w:rPr>
          <w:rFonts w:ascii="Times New Roman" w:hAnsi="Times New Roman"/>
          <w:i/>
          <w:lang w:val="en-US"/>
        </w:rPr>
        <w:t xml:space="preserve">experience of the self</w:t>
      </w:r>
      <w:r>
        <w:rPr>
          <w:rFonts w:ascii="Times New Roman" w:hAnsi="Times New Roman"/>
          <w:lang w:val="en-US"/>
        </w:rPr>
        <w:t xml:space="preserve"> (e.g., feeling unreal or cut–off from the world). </w:t>
      </w:r>
      <w:del w:id="395" w:author="Maelis GOBINET" w:date="2026-10-09T16:29:27Z" oouserid="oc1784067975_gobinet.m">
        <w:r>
          <w:rPr>
            <w:rFonts w:ascii="Times New Roman" w:hAnsi="Times New Roman"/>
            <w:lang w:val="en-US"/>
          </w:rPr>
          <w:delText xml:space="preserve">Factor 3 explained 5.12% of the variance and was labelled </w:delText>
        </w:r>
      </w:del>
      <w:del w:id="396" w:author="Maelis GOBINET" w:date="2026-10-09T16:29:27Z" oouserid="oc1784067975_gobinet.m">
        <w:r>
          <w:rPr>
            <w:rFonts w:ascii="Times New Roman" w:hAnsi="Times New Roman"/>
            <w:i/>
            <w:lang w:val="en-US"/>
          </w:rPr>
          <w:delText xml:space="preserve">numbing</w:delText>
        </w:r>
      </w:del>
      <w:del w:id="397" w:author="Maelis GOBINET" w:date="2026-10-09T16:29:27Z" oouserid="oc1784067975_gobinet.m">
        <w:r>
          <w:rPr>
            <w:rFonts w:ascii="Times New Roman" w:hAnsi="Times New Roman"/>
            <w:lang w:val="en-US"/>
          </w:rPr>
          <w:delText xml:space="preserve"> as it incorporates 3 items related to attenuations of pleasure and body sensations (e.g., unable to feel hunger or thi</w:delText>
        </w:r>
      </w:del>
      <w:del w:id="398" w:author="Maelis GOBINET" w:date="2026-10-09T16:29:27Z" oouserid="oc1784067975_gobinet.m">
        <w:r>
          <w:rPr>
            <w:rFonts w:ascii="Times New Roman" w:hAnsi="Times New Roman"/>
            <w:lang w:val="en-US"/>
          </w:rPr>
          <w:delText xml:space="preserve">rst). Factor</w:delText>
        </w:r>
      </w:del>
      <w:del w:id="399" w:author="Maelis GOBINET" w:date="2026-10-09T16:29:27Z" oouserid="oc1784067975_gobinet.m">
        <w:r>
          <w:rPr>
            <w:rFonts w:ascii="Times New Roman" w:hAnsi="Times New Roman"/>
            <w:lang w:val="en-US"/>
          </w:rPr>
          <w:delText xml:space="preserve"> 4 expla</w:delText>
        </w:r>
      </w:del>
      <w:del w:id="400" w:author="Maelis GOBINET" w:date="2026-10-09T16:29:27Z" oouserid="oc1784067975_gobinet.m">
        <w:r>
          <w:rPr>
            <w:rFonts w:ascii="Times New Roman" w:hAnsi="Times New Roman"/>
            <w:lang w:val="en-US"/>
          </w:rPr>
          <w:delText xml:space="preserve">ined 3.84% of </w:delText>
        </w:r>
      </w:del>
      <w:del w:id="401" w:author="Maelis GOBINET" w:date="2026-10-09T16:29:27Z" oouserid="oc1784067975_gobinet.m">
        <w:r>
          <w:rPr>
            <w:rFonts w:ascii="Times New Roman" w:hAnsi="Times New Roman"/>
            <w:lang w:val="en-US"/>
          </w:rPr>
          <w:delText xml:space="preserve">the variance and incorporat</w:delText>
        </w:r>
      </w:del>
      <w:del w:id="402" w:author="Maelis GOBINET" w:date="2026-10-09T16:29:27Z" oouserid="oc1784067975_gobinet.m">
        <w:r>
          <w:rPr>
            <w:rFonts w:ascii="Times New Roman" w:hAnsi="Times New Roman"/>
            <w:lang w:val="en-US"/>
          </w:rPr>
          <w:delText xml:space="preserve">ed three items describing </w:delText>
        </w:r>
      </w:del>
      <w:del w:id="403" w:author="Maelis GOBINET" w:date="2026-10-09T16:29:27Z" oouserid="oc1784067975_gobinet.m">
        <w:r>
          <w:rPr>
            <w:rFonts w:ascii="Times New Roman" w:hAnsi="Times New Roman"/>
            <w:i/>
            <w:lang w:val="en-US"/>
          </w:rPr>
          <w:delText xml:space="preserve">perceptual alt</w:delText>
        </w:r>
      </w:del>
      <w:del w:id="404" w:author="Maelis GOBINET" w:date="2026-10-09T16:29:27Z" oouserid="oc1784067975_gobinet.m">
        <w:r>
          <w:rPr>
            <w:rFonts w:ascii="Times New Roman" w:hAnsi="Times New Roman"/>
            <w:i/>
            <w:lang w:val="en-US"/>
          </w:rPr>
          <w:delText xml:space="preserve">erations</w:delText>
        </w:r>
      </w:del>
      <w:del w:id="405" w:author="Maelis GOBINET" w:date="2026-10-09T16:29:27Z" oouserid="oc1784067975_gobinet.m">
        <w:r>
          <w:rPr>
            <w:rFonts w:ascii="Times New Roman" w:hAnsi="Times New Roman"/>
            <w:lang w:val="en-US"/>
          </w:rPr>
          <w:delText xml:space="preserve"> regarding the body (e.g</w:delText>
        </w:r>
      </w:del>
      <w:del w:id="406" w:author="Maelis GOBINET" w:date="2026-10-09T16:29:27Z" oouserid="oc1784067975_gobinet.m">
        <w:r>
          <w:rPr>
            <w:rFonts w:ascii="Times New Roman" w:hAnsi="Times New Roman"/>
            <w:lang w:val="en-US"/>
          </w:rPr>
          <w:delText xml:space="preserve">., f</w:delText>
        </w:r>
      </w:del>
      <w:del w:id="407" w:author="Maelis GOBINET" w:date="2026-10-09T16:29:27Z" oouserid="oc1784067975_gobinet.m">
        <w:r>
          <w:rPr>
            <w:rFonts w:ascii="Times New Roman" w:hAnsi="Times New Roman"/>
            <w:lang w:val="en-US"/>
          </w:rPr>
          <w:delText xml:space="preserve">ee</w:delText>
        </w:r>
      </w:del>
      <w:del w:id="408" w:author="Maelis GOBINET" w:date="2026-10-09T16:29:27Z" oouserid="oc1784067975_gobinet.m">
        <w:r>
          <w:rPr>
            <w:rFonts w:ascii="Times New Roman" w:hAnsi="Times New Roman"/>
            <w:lang w:val="en-US"/>
          </w:rPr>
          <w:delText xml:space="preserve">l</w:delText>
        </w:r>
      </w:del>
      <w:del w:id="409" w:author="Maelis GOBINET" w:date="2026-10-09T16:29:27Z" oouserid="oc1784067975_gobinet.m">
        <w:r>
          <w:rPr>
            <w:rFonts w:ascii="Times New Roman" w:hAnsi="Times New Roman"/>
            <w:lang w:val="en-US"/>
          </w:rPr>
          <w:delText xml:space="preserve">ing that hands and fe</w:delText>
        </w:r>
      </w:del>
      <w:del w:id="410" w:author="Maelis GOBINET" w:date="2026-10-09T16:29:27Z" oouserid="oc1784067975_gobinet.m">
        <w:r>
          <w:rPr>
            <w:rFonts w:ascii="Times New Roman" w:hAnsi="Times New Roman"/>
            <w:lang w:val="en-US"/>
          </w:rPr>
          <w:delText xml:space="preserve">et have become larger or smaller). As only one item (Q15) had loading &gt; 0.4 for Factor 5, it was not considered further in the analysis.</w:delText>
        </w:r>
      </w:del>
      <w:r>
        <w:rPr>
          <w:rFonts w:ascii="Times New Roman" w:hAnsi="Times New Roman"/>
          <w:lang w:val="en-US"/>
        </w:rPr>
        <w:t xml:space="preserve"> </w:t>
      </w:r>
      <w:del w:id="411" w:author="Maelis GOBINET" w:date="2026-10-09T16:30:39Z" oouserid="oc1784067975_gobinet.m">
        <w:r>
          <w:rPr>
            <w:rFonts w:ascii="Times New Roman" w:hAnsi="Times New Roman"/>
            <w:lang w:val="en-US"/>
          </w:rPr>
          <w:delText xml:space="preserve">Seven</w:delText>
        </w:r>
      </w:del>
      <w:ins w:id="412" w:author="Maelis GOBINET" w:date="2026-10-09T16:30:41Z" oouserid="oc1784067975_gobinet.m">
        <w:r>
          <w:rPr>
            <w:rFonts w:ascii="Times New Roman" w:hAnsi="Times New Roman"/>
            <w:lang w:val="en-US"/>
          </w:rPr>
          <w:t xml:space="preserve">Twelve</w:t>
        </w:r>
      </w:ins>
      <w:r>
        <w:rPr>
          <w:rFonts w:ascii="Times New Roman" w:hAnsi="Times New Roman"/>
          <w:lang w:val="en-US"/>
        </w:rPr>
        <w:t xml:space="preserve"> questionnaire items (Q</w:t>
      </w:r>
      <w:del w:id="413" w:author="Maelis GOBINET" w:date="2026-10-09T16:30:59Z" oouserid="oc1784067975_gobinet.m">
        <w:r>
          <w:rPr>
            <w:rFonts w:ascii="Times New Roman" w:hAnsi="Times New Roman"/>
            <w:lang w:val="en-US"/>
          </w:rPr>
          <w:delText xml:space="preserve">9</w:delText>
        </w:r>
      </w:del>
      <w:ins w:id="414" w:author="Maelis GOBINET" w:date="2026-10-09T16:31:00Z" oouserid="oc1784067975_gobinet.m">
        <w:r>
          <w:rPr>
            <w:rFonts w:ascii="Times New Roman" w:hAnsi="Times New Roman"/>
            <w:lang w:val="en-US"/>
          </w:rPr>
          <w:t xml:space="preserve">4</w:t>
        </w:r>
      </w:ins>
      <w:r>
        <w:rPr>
          <w:rFonts w:ascii="Times New Roman" w:hAnsi="Times New Roman"/>
          <w:lang w:val="en-US"/>
        </w:rPr>
        <w:t xml:space="preserve">, Q</w:t>
      </w:r>
      <w:del w:id="415" w:author="Maelis GOBINET" w:date="2026-10-09T16:31:03Z" oouserid="oc1784067975_gobinet.m">
        <w:r>
          <w:rPr>
            <w:rFonts w:ascii="Times New Roman" w:hAnsi="Times New Roman"/>
            <w:lang w:val="en-US"/>
          </w:rPr>
          <w:delText xml:space="preserve">5</w:delText>
        </w:r>
      </w:del>
      <w:ins w:id="416" w:author="Maelis GOBINET" w:date="2026-10-09T16:31:04Z" oouserid="oc1784067975_gobinet.m">
        <w:r>
          <w:rPr>
            <w:rFonts w:ascii="Times New Roman" w:hAnsi="Times New Roman"/>
            <w:lang w:val="en-US"/>
          </w:rPr>
          <w:t xml:space="preserve">11</w:t>
        </w:r>
      </w:ins>
      <w:r>
        <w:rPr>
          <w:rFonts w:ascii="Times New Roman" w:hAnsi="Times New Roman"/>
          <w:lang w:val="en-US"/>
        </w:rPr>
        <w:t xml:space="preserve">, Q1</w:t>
      </w:r>
      <w:del w:id="417" w:author="Maelis GOBINET" w:date="2026-10-09T16:31:07Z" oouserid="oc1784067975_gobinet.m">
        <w:r>
          <w:rPr>
            <w:rFonts w:ascii="Times New Roman" w:hAnsi="Times New Roman"/>
            <w:lang w:val="en-US"/>
          </w:rPr>
          <w:delText xml:space="preserve">9</w:delText>
        </w:r>
      </w:del>
      <w:ins w:id="418" w:author="Maelis GOBINET" w:date="2026-10-09T16:31:07Z" oouserid="oc1784067975_gobinet.m">
        <w:r>
          <w:rPr>
            <w:rFonts w:ascii="Times New Roman" w:hAnsi="Times New Roman"/>
            <w:lang w:val="en-US"/>
          </w:rPr>
          <w:t xml:space="preserve">2</w:t>
        </w:r>
      </w:ins>
      <w:r>
        <w:rPr>
          <w:rFonts w:ascii="Times New Roman" w:hAnsi="Times New Roman"/>
          <w:lang w:val="en-US"/>
        </w:rPr>
        <w:t xml:space="preserve">, Q1</w:t>
      </w:r>
      <w:del w:id="419" w:author="Maelis GOBINET" w:date="2026-10-09T16:31:09Z" oouserid="oc1784067975_gobinet.m">
        <w:r>
          <w:rPr>
            <w:rFonts w:ascii="Times New Roman" w:hAnsi="Times New Roman"/>
            <w:lang w:val="en-US"/>
          </w:rPr>
          <w:delText xml:space="preserve">8</w:delText>
        </w:r>
      </w:del>
      <w:ins w:id="420" w:author="Maelis GOBINET" w:date="2026-10-09T16:31:10Z" oouserid="oc1784067975_gobinet.m">
        <w:r>
          <w:rPr>
            <w:rFonts w:ascii="Times New Roman" w:hAnsi="Times New Roman"/>
            <w:lang w:val="en-US"/>
          </w:rPr>
          <w:t xml:space="preserve">4</w:t>
        </w:r>
      </w:ins>
      <w:r>
        <w:rPr>
          <w:rFonts w:ascii="Times New Roman" w:hAnsi="Times New Roman"/>
          <w:lang w:val="en-US"/>
        </w:rPr>
        <w:t xml:space="preserve">, Q</w:t>
      </w:r>
      <w:del w:id="421" w:author="Maelis GOBINET" w:date="2026-10-09T16:31:21Z" oouserid="oc1784067975_gobinet.m">
        <w:r>
          <w:rPr>
            <w:rFonts w:ascii="Times New Roman" w:hAnsi="Times New Roman"/>
            <w:lang w:val="en-US"/>
          </w:rPr>
          <w:delText xml:space="preserve">22</w:delText>
        </w:r>
      </w:del>
      <w:ins w:id="422" w:author="Maelis GOBINET" w:date="2026-10-09T16:31:22Z" oouserid="oc1784067975_gobinet.m">
        <w:r>
          <w:rPr>
            <w:rFonts w:ascii="Times New Roman" w:hAnsi="Times New Roman"/>
            <w:lang w:val="en-US"/>
          </w:rPr>
          <w:t xml:space="preserve">16</w:t>
        </w:r>
      </w:ins>
      <w:r>
        <w:rPr>
          <w:rFonts w:ascii="Times New Roman" w:hAnsi="Times New Roman"/>
          <w:lang w:val="en-US"/>
        </w:rPr>
        <w:t xml:space="preserve">, Q17</w:t>
      </w:r>
      <w:del w:id="423" w:author="Maelis GOBINET" w:date="2026-10-09T16:31:34Z" oouserid="oc1784067975_gobinet.m">
        <w:r>
          <w:rPr>
            <w:rFonts w:ascii="Times New Roman" w:hAnsi="Times New Roman"/>
            <w:lang w:val="en-US"/>
          </w:rPr>
          <w:delText xml:space="preserve"> and</w:delText>
        </w:r>
      </w:del>
      <w:ins w:id="424" w:author="Maelis GOBINET" w:date="2026-10-09T16:31:36Z" oouserid="oc1784067975_gobinet.m">
        <w:r>
          <w:rPr>
            <w:rFonts w:ascii="Times New Roman" w:hAnsi="Times New Roman"/>
            <w:lang w:val="en-US"/>
          </w:rPr>
          <w:t xml:space="preserve">,</w:t>
        </w:r>
      </w:ins>
      <w:r>
        <w:rPr>
          <w:rFonts w:ascii="Times New Roman" w:hAnsi="Times New Roman"/>
          <w:lang w:val="en-US"/>
        </w:rPr>
        <w:t xml:space="preserve"> Q</w:t>
      </w:r>
      <w:ins w:id="425" w:author="Maelis GOBINET" w:date="2026-10-09T16:32:23Z" oouserid="oc1784067975_gobinet.m">
        <w:r>
          <w:rPr>
            <w:rFonts w:ascii="Times New Roman" w:hAnsi="Times New Roman"/>
            <w:lang w:val="en-US"/>
          </w:rPr>
          <w:t xml:space="preserve">18, Q19, Q20, Q21, Q22, Q27</w:t>
        </w:r>
      </w:ins>
      <w:del w:id="426" w:author="Maelis GOBINET" w:date="2026-10-09T16:31:40Z" oouserid="oc1784067975_gobinet.m">
        <w:r>
          <w:rPr>
            <w:rFonts w:ascii="Times New Roman" w:hAnsi="Times New Roman"/>
            <w:lang w:val="en-US"/>
          </w:rPr>
          <w:delText xml:space="preserve">4</w:delText>
        </w:r>
      </w:del>
      <w:r>
        <w:rPr>
          <w:rFonts w:ascii="Times New Roman" w:hAnsi="Times New Roman"/>
          <w:lang w:val="en-US"/>
        </w:rPr>
        <w:t xml:space="preserve">) had loadings ≤ 0.4 and were not included in the factors. </w:t>
      </w:r>
      <w:r>
        <w:rPr>
          <w:rFonts w:ascii="Times New Roman" w:hAnsi="Times New Roman"/>
          <w:b/>
          <w:lang w:val="en-US"/>
        </w:rPr>
        <w:t xml:space="preserve">Table e–3 </w:t>
      </w:r>
      <w:r>
        <w:rPr>
          <w:rFonts w:ascii="Times New Roman" w:hAnsi="Times New Roman"/>
          <w:lang w:val="en-US"/>
        </w:rPr>
        <w:t xml:space="preserve">shows the pattern matrix with the factor loadings after rotation. </w:t>
      </w:r>
      <w:del w:id="427" w:author="Maelis GOBINET" w:date="2026-10-09T16:32:40Z" oouserid="oc1784067975_gobinet.m">
        <w:r>
          <w:rPr>
            <w:rFonts w:ascii="Times New Roman" w:hAnsi="Times New Roman"/>
            <w:lang w:val="en-US"/>
          </w:rPr>
          <w:delText xml:space="preserve">Correlations between the five factors are summarized </w:delText>
        </w:r>
      </w:del>
      <w:del w:id="428" w:author="Maelis GOBINET" w:date="2026-10-09T16:32:40Z" oouserid="oc1784067975_gobinet.m">
        <w:r>
          <w:rPr>
            <w:rFonts w:ascii="Times New Roman" w:hAnsi="Times New Roman"/>
            <w:lang w:val="en-US"/>
          </w:rPr>
          <w:delText xml:space="preserve">in </w:delText>
        </w:r>
      </w:del>
      <w:del w:id="429" w:author="Maelis GOBINET" w:date="2026-10-09T16:32:40Z" oouserid="oc1784067975_gobinet.m">
        <w:r>
          <w:rPr>
            <w:rFonts w:ascii="Times New Roman" w:hAnsi="Times New Roman"/>
            <w:b/>
            <w:lang w:val="en-US"/>
          </w:rPr>
          <w:delText xml:space="preserve">Table e–4</w:delText>
        </w:r>
      </w:del>
      <w:del w:id="430" w:author="Maelis GOBINET" w:date="2026-10-09T16:32:40Z" oouserid="oc1784067975_gobinet.m">
        <w:r>
          <w:rPr>
            <w:rFonts w:ascii="Times New Roman" w:hAnsi="Times New Roman"/>
            <w:lang w:val="en-US"/>
          </w:rPr>
          <w:delText xml:space="preserve">.</w:delText>
        </w:r>
      </w:del>
      <w:del w:id="431" w:author="Maelis GOBINET" w:date="2026-10-09T16:32:40Z" oouserid="oc1784067975_gobinet.m">
        <w:r>
          <w:rPr>
            <w:rFonts w:ascii="Times New Roman" w:hAnsi="Times New Roman"/>
            <w:lang w:val="en-US"/>
          </w:rPr>
        </w:r>
      </w:del>
      <w:del w:id="432" w:author="Maelis GOBINET" w:date="2026-10-09T16:32:40Z" oouserid="oc1784067975_gobinet.m">
        <w:r>
          <w:rPr>
            <w:rFonts w:ascii="Times New Roman" w:hAnsi="Times New Roman"/>
            <w:lang w:val="en-US"/>
          </w:rPr>
        </w:r>
      </w:del>
    </w:p>
    <w:p>
      <w:pPr>
        <w:pStyle w:val="949"/>
        <w:pBdr/>
        <w:spacing w:after="0" w:line="240" w:lineRule="auto"/>
        <w:ind/>
        <w:jc w:val="both"/>
        <w:rPr>
          <w:rFonts w:ascii="Times New Roman" w:hAnsi="Times New Roman"/>
          <w:lang w:val="en-US"/>
        </w:rPr>
        <w:pPrChange w:author="Maelis GOBINET" w:date="2026-10-09T16:32:40Z" w:id="433" oouserid="oc1784067975_gobinet.m">
          <w:pPr>
            <w:pStyle w:val="949"/>
            <w:pBdr/>
            <w:spacing w:after="0" w:line="240" w:lineRule="auto"/>
            <w:ind/>
            <w:jc w:val="both"/>
          </w:pPr>
        </w:pPrChange>
      </w:pPr>
      <w:r>
        <w:rPr>
          <w:rFonts w:ascii="Times New Roman" w:hAnsi="Times New Roman"/>
          <w:lang w:val="en-US"/>
        </w:rPr>
        <w:tab/>
        <w:t xml:space="preserve">In conclusio</w:t>
      </w:r>
      <w:r>
        <w:rPr>
          <w:rFonts w:ascii="Times New Roman" w:hAnsi="Times New Roman"/>
          <w:lang w:val="en-US"/>
        </w:rPr>
        <w:t xml:space="preserve">n, it was considered that the structure </w:t>
      </w:r>
      <w:r>
        <w:rPr>
          <w:rFonts w:ascii="Times New Roman" w:hAnsi="Times New Roman"/>
          <w:lang w:val="en-US"/>
        </w:rPr>
        <w:t xml:space="preserve">of the CDS in</w:t>
      </w:r>
      <w:ins w:id="434" w:author="Maelis GOBINET" w:date="2026-10-09T17:01:37Z" oouserid="oc1784067975_gobinet.m">
        <w:r>
          <w:rPr>
            <w:rFonts w:ascii="Times New Roman" w:hAnsi="Times New Roman"/>
            <w:lang w:val="en-US"/>
          </w:rPr>
          <w:t xml:space="preserve"> the general population</w:t>
        </w:r>
      </w:ins>
      <w:del w:id="435" w:author="Maelis GOBINET" w:date="2026-10-09T17:01:30Z" oouserid="oc1784067975_gobinet.m">
        <w:r>
          <w:rPr>
            <w:rFonts w:ascii="Times New Roman" w:hAnsi="Times New Roman"/>
            <w:lang w:val="en-US"/>
          </w:rPr>
          <w:delText xml:space="preserve"> patients with dizz</w:delText>
        </w:r>
      </w:del>
      <w:del w:id="436" w:author="Maelis GOBINET" w:date="2026-10-09T17:01:30Z" oouserid="oc1784067975_gobinet.m">
        <w:r>
          <w:rPr>
            <w:rFonts w:ascii="Times New Roman" w:hAnsi="Times New Roman"/>
            <w:lang w:val="en-US"/>
          </w:rPr>
          <w:delText xml:space="preserve">ines</w:delText>
        </w:r>
      </w:del>
      <w:del w:id="437" w:author="Maelis GOBINET" w:date="2026-10-09T17:01:30Z" oouserid="oc1784067975_gobinet.m">
        <w:r>
          <w:rPr>
            <w:rFonts w:ascii="Times New Roman" w:hAnsi="Times New Roman"/>
            <w:lang w:val="en-US"/>
          </w:rPr>
          <w:delText xml:space="preserve">s</w:delText>
        </w:r>
      </w:del>
      <w:r>
        <w:rPr>
          <w:rFonts w:ascii="Times New Roman" w:hAnsi="Times New Roman"/>
          <w:lang w:val="en-US"/>
        </w:rPr>
        <w:t xml:space="preserve"> </w:t>
      </w:r>
      <w:r>
        <w:rPr>
          <w:rFonts w:ascii="Times New Roman" w:hAnsi="Times New Roman"/>
          <w:lang w:val="en-US"/>
        </w:rPr>
        <w:t xml:space="preserve">e</w:t>
      </w:r>
      <w:r>
        <w:rPr>
          <w:rFonts w:ascii="Times New Roman" w:hAnsi="Times New Roman"/>
          <w:lang w:val="en-US"/>
        </w:rPr>
        <w:t xml:space="preserve">ncompassed </w:t>
      </w:r>
      <w:del w:id="438" w:author="Maelis GOBINET" w:date="2026-10-09T17:01:40Z" oouserid="oc1784067975_gobinet.m">
        <w:r>
          <w:rPr>
            <w:rFonts w:ascii="Times New Roman" w:hAnsi="Times New Roman"/>
            <w:lang w:val="en-US"/>
          </w:rPr>
          <w:delText xml:space="preserve">four</w:delText>
        </w:r>
      </w:del>
      <w:ins w:id="439" w:author="Maelis GOBINET" w:date="2026-10-09T17:01:41Z" oouserid="oc1784067975_gobinet.m">
        <w:r>
          <w:rPr>
            <w:rFonts w:ascii="Times New Roman" w:hAnsi="Times New Roman"/>
            <w:lang w:val="en-US"/>
          </w:rPr>
          <w:t xml:space="preserve">two</w:t>
        </w:r>
      </w:ins>
      <w:r>
        <w:rPr>
          <w:rFonts w:ascii="Times New Roman" w:hAnsi="Times New Roman"/>
          <w:lang w:val="en-US"/>
        </w:rPr>
        <w:t xml:space="preserve"> subscales labelled: ‘</w:t>
      </w:r>
      <w:del w:id="440" w:author="Maelis GOBINET" w:date="2026-10-09T17:01:45Z" oouserid="oc1784067975_gobinet.m">
        <w:r>
          <w:rPr>
            <w:rFonts w:ascii="Times New Roman" w:hAnsi="Times New Roman"/>
            <w:lang w:val="en-US"/>
          </w:rPr>
          <w:delText xml:space="preserve">Distorted subjective recall and temporal disintegration’, ‘Distorted body and self experience’, ‘Numbing’ and ‘Perceptual alterations’</w:delText>
        </w:r>
      </w:del>
      <w:r>
        <w:rPr>
          <w:rFonts w:ascii="Times New Roman" w:hAnsi="Times New Roman"/>
          <w:lang w:val="en-US"/>
        </w:rPr>
        <w:t xml:space="preserve">.</w:t>
      </w:r>
      <w:r>
        <w:rPr>
          <w:rFonts w:ascii="Times New Roman" w:hAnsi="Times New Roman"/>
          <w:lang w:val="en-US"/>
        </w:rPr>
        <w:t xml:space="preserve">.</w:t>
      </w:r>
      <w:r>
        <w:rPr>
          <w:rFonts w:ascii="Times New Roman" w:hAnsi="Times New Roman"/>
          <w:lang w:val="en-US"/>
        </w:rPr>
      </w:r>
      <w:r>
        <w:rPr>
          <w:rFonts w:ascii="Times New Roman" w:hAnsi="Times New Roman"/>
          <w:lang w:val="en-US"/>
        </w:rPr>
      </w:r>
    </w:p>
    <w:p>
      <w:pPr>
        <w:pStyle w:val="949"/>
        <w:pBdr/>
        <w:spacing w:after="0" w:line="240" w:lineRule="auto"/>
        <w:ind/>
        <w:jc w:val="both"/>
        <w:rPr>
          <w:ins w:id="441" w:author="Maelis GOBINET" w:date="2026-10-09T17:34:56Z" oouserid="oc1784067975_gobinet.m"/>
          <w:rFonts w:ascii="Times New Roman" w:hAnsi="Times New Roman"/>
          <w:lang w:val="en-US"/>
        </w:rPr>
      </w:pPr>
      <w:r>
        <w:rPr>
          <w:rFonts w:ascii="Times New Roman" w:hAnsi="Times New Roman"/>
          <w:lang w:val="en-US"/>
        </w:rPr>
        <w:tab/>
        <w:t xml:space="preserve">The reliability analysis </w:t>
      </w:r>
      <w:ins w:id="442" w:author="Maelis GOBINET" w:date="2026-10-09T17:28:50Z" oouserid="oc1784067975_gobinet.m">
        <w:r>
          <w:rPr>
            <w:rFonts w:ascii="Times New Roman" w:hAnsi="Times New Roman"/>
            <w:lang w:val="en-US"/>
          </w:rPr>
          <w:t xml:space="preserve"> </w:t>
        </w:r>
      </w:ins>
      <w:r>
        <w:rPr>
          <w:rFonts w:ascii="Times New Roman" w:hAnsi="Times New Roman"/>
          <w:lang w:val="en-US"/>
        </w:rPr>
        <w:t xml:space="preserve">indicate</w:t>
      </w:r>
      <w:del w:id="443" w:author="Maelis GOBINET" w:date="2026-10-09T17:29:05Z" oouserid="oc1784067975_gobinet.m">
        <w:r>
          <w:rPr>
            <w:rFonts w:ascii="Times New Roman" w:hAnsi="Times New Roman"/>
            <w:lang w:val="en-US"/>
          </w:rPr>
          <w:delText xml:space="preserve">s</w:delText>
        </w:r>
      </w:del>
      <w:ins w:id="444" w:author="Maelis GOBINET" w:date="2026-10-09T17:29:05Z" oouserid="oc1784067975_gobinet.m">
        <w:r>
          <w:rPr>
            <w:rFonts w:ascii="Times New Roman" w:hAnsi="Times New Roman"/>
            <w:lang w:val="en-US"/>
          </w:rPr>
          <w:t xml:space="preserve">d</w:t>
        </w:r>
      </w:ins>
      <w:r>
        <w:rPr>
          <w:rFonts w:ascii="Times New Roman" w:hAnsi="Times New Roman"/>
          <w:lang w:val="en-US"/>
        </w:rPr>
        <w:t xml:space="preserve"> that</w:t>
      </w:r>
      <w:ins w:id="445" w:author="Maelis GOBINET" w:date="2026-10-09T17:29:02Z" oouserid="oc1784067975_gobinet.m">
        <w:r>
          <w:rPr>
            <w:rFonts w:ascii="Times New Roman" w:hAnsi="Times New Roman"/>
            <w:lang w:val="en-US"/>
          </w:rPr>
          <w:t xml:space="preserve"> internal consistency was good</w:t>
        </w:r>
      </w:ins>
      <w:r>
        <w:rPr>
          <w:rFonts w:ascii="Times New Roman" w:hAnsi="Times New Roman"/>
          <w:lang w:val="en-US"/>
        </w:rPr>
        <w:t xml:space="preserve"> </w:t>
      </w:r>
      <w:ins w:id="446" w:author="Maelis GOBINET" w:date="2026-10-09T17:28:50Z" oouserid="oc1784067975_gobinet.m">
        <w:r>
          <w:rPr>
            <w:rFonts w:ascii="Times New Roman" w:hAnsi="Times New Roman"/>
            <w:lang w:val="en-US"/>
          </w:rPr>
          <w:t xml:space="preserve">for the CDS total score</w:t>
        </w:r>
      </w:ins>
      <w:del w:id="447" w:author="Maelis GOBINET" w:date="2026-10-09T17:26:44Z" oouserid="oc1784067975_gobinet.m">
        <w:r>
          <w:rPr>
            <w:rFonts w:ascii="Times New Roman" w:hAnsi="Times New Roman"/>
            <w:lang w:val="en-US"/>
          </w:rPr>
          <w:delText xml:space="preserve">the first two factors</w:delText>
        </w:r>
      </w:del>
      <w:ins w:id="448" w:author="Maelis GOBINET" w:date="2026-10-09T17:34:40Z" oouserid="oc1784067975_gobinet.m">
        <w:r>
          <w:rPr>
            <w:rFonts w:ascii="Times New Roman" w:hAnsi="Times New Roman"/>
            <w:lang w:val="en-US"/>
          </w:rPr>
          <w:t xml:space="preserve">(Cronbach’s </w:t>
        </w:r>
      </w:ins>
      <w:ins w:id="449" w:author="Maelis GOBINET" w:date="2026-10-09T17:27:49Z" oouserid="oc1784067975_gobinet.m">
        <w:r>
          <w:rPr>
            <w:rFonts w:ascii="Times New Roman" w:hAnsi="Times New Roman"/>
            <w:lang w:val="en-US"/>
          </w:rPr>
          <w:t xml:space="preserve">ɑ = 0.88, 95% CI [0.87, 0.89]; McDonald’s </w:t>
        </w:r>
      </w:ins>
      <w:ins w:id="450" w:author="Maelis GOBINET" w:date="2026-10-09T17:29:26Z" oouserid="oc1784067975_gobinet.m">
        <w:r>
          <w:rPr>
            <w:rFonts w:ascii="Times New Roman" w:hAnsi="Times New Roman"/>
            <w:lang w:val="en-US"/>
          </w:rPr>
          <w:t xml:space="preserve">Ω = 0.89; mean split-half reliability = 0.89) and Factor 1</w:t>
        </w:r>
      </w:ins>
      <w:ins w:id="451" w:author="Maelis GOBINET" w:date="2026-10-09T17:29:27Z" oouserid="oc1784067975_gobinet.m">
        <w:r>
          <w:rPr>
            <w:rFonts w:ascii="Times New Roman" w:hAnsi="Times New Roman"/>
            <w:lang w:val="en-US"/>
          </w:rPr>
          <w:t xml:space="preserve"> (Cronbach’s </w:t>
        </w:r>
      </w:ins>
      <w:ins w:id="452" w:author="Maelis GOBINET" w:date="2026-10-09T17:29:41Z" oouserid="oc1784067975_gobinet.m">
        <w:r>
          <w:rPr>
            <w:rFonts w:ascii="Times New Roman" w:hAnsi="Times New Roman"/>
            <w:lang w:val="en-US"/>
          </w:rPr>
          <w:t xml:space="preserve">ɑ = 0.83, 95% CI [0.82, 0.85]; McDonald’s </w:t>
        </w:r>
      </w:ins>
      <w:ins w:id="453" w:author="Maelis GOBINET" w:date="2026-10-09T17:33:14Z" oouserid="oc1784067975_gobinet.m">
        <w:r>
          <w:rPr>
            <w:rFonts w:ascii="Times New Roman" w:hAnsi="Times New Roman"/>
            <w:lang w:val="en-US"/>
          </w:rPr>
          <w:t xml:space="preserve">Ω = 0.84; mean split-half reliability = 0.83). It was lower for Factor 2 </w:t>
        </w:r>
      </w:ins>
      <w:ins w:id="454" w:author="Maelis GOBINET" w:date="2026-10-09T17:30:14Z" oouserid="oc1784067975_gobinet.m">
        <w:r>
          <w:rPr>
            <w:rFonts w:ascii="Times New Roman" w:hAnsi="Times New Roman"/>
            <w:lang w:val="en-US"/>
          </w:rPr>
          <w:t xml:space="preserve">(Cronbach’s </w:t>
        </w:r>
      </w:ins>
      <w:ins w:id="455" w:author="Maelis GOBINET" w:date="2026-10-09T17:35:41Z" oouserid="oc1784067975_gobinet.m">
        <w:r>
          <w:rPr>
            <w:rFonts w:ascii="Times New Roman" w:hAnsi="Times New Roman"/>
            <w:lang w:val="en-US"/>
          </w:rPr>
          <w:t xml:space="preserve">ɑ = 0.66, 95% CI [0.62, 0.70]; McDonald’s </w:t>
        </w:r>
      </w:ins>
      <w:ins w:id="456" w:author="Maelis GOBINET" w:date="2026-10-09T17:35:54Z" oouserid="oc1784067975_gobinet.m">
        <w:r>
          <w:rPr>
            <w:rFonts w:ascii="Times New Roman" w:hAnsi="Times New Roman"/>
            <w:lang w:val="en-US"/>
          </w:rPr>
          <w:t xml:space="preserve">Ω = 0.69; mean split-half reliability = 0.69)</w:t>
        </w:r>
      </w:ins>
      <w:ins w:id="457" w:author="Maelis GOBINET" w:date="2026-10-09T17:33:21Z" oouserid="oc1784067975_gobinet.m">
        <w:r>
          <w:rPr>
            <w:rFonts w:ascii="Times New Roman" w:hAnsi="Times New Roman"/>
            <w:lang w:val="en-US"/>
          </w:rPr>
          <w:t xml:space="preserve">, which is explained by a lower number of items and strongly skewed item distributions.</w:t>
        </w:r>
      </w:ins>
      <w:ins w:id="458" w:author="Maelis GOBINET" w:date="2026-10-09T17:33:57Z" oouserid="oc1784067975_gobinet.m">
        <w:r>
          <w:rPr>
            <w:rFonts w:ascii="Times New Roman" w:hAnsi="Times New Roman"/>
            <w:lang w:val="en-US"/>
          </w:rPr>
          <w:t xml:space="preserve"> However, its mean inter-correlation is adequate (r = 0.27), supporting correct consistency. No item deletion improved reliability for any of the scores. </w:t>
        </w:r>
      </w:ins>
      <w:del w:id="459" w:author="Maelis GOBINET" w:date="2026-10-09T17:34:55Z" oouserid="oc1784067975_gobinet.m">
        <w:r>
          <w:rPr>
            <w:rFonts w:ascii="Times New Roman" w:hAnsi="Times New Roman"/>
            <w:lang w:val="en-US"/>
          </w:rPr>
          <w:delText xml:space="preserve">,</w:delText>
        </w:r>
      </w:del>
      <w:ins w:id="460" w:author="Maelis GOBINET" w:date="2026-10-09T17:34:56Z" oouserid="oc1784067975_gobinet.m">
        <w:r>
          <w:rPr>
            <w:rFonts w:ascii="Times New Roman" w:hAnsi="Times New Roman"/>
            <w:lang w:val="en-US"/>
          </w:rPr>
        </w:r>
      </w:ins>
      <w:ins w:id="461" w:author="Maelis GOBINET" w:date="2026-10-09T17:34:56Z" oouserid="oc1784067975_gobinet.m">
        <w:r>
          <w:rPr>
            <w:rFonts w:ascii="Times New Roman" w:hAnsi="Times New Roman"/>
            <w:lang w:val="en-US"/>
          </w:rPr>
        </w:r>
      </w:ins>
    </w:p>
    <w:p w14:paraId="660B0F38">
      <w:pPr>
        <w:pStyle w:val="949"/>
        <w:pBdr/>
        <w:spacing w:after="0" w:line="240" w:lineRule="auto"/>
        <w:ind/>
        <w:jc w:val="both"/>
        <w:rPr>
          <w:ins w:id="462" w:author="Maelis GOBINET" w:date="2026-10-09T17:35:00Z" oouserid="oc1784067975_gobinet.m"/>
          <w:rFonts w:ascii="Times New Roman" w:hAnsi="Times New Roman"/>
          <w:lang w:val="en-US"/>
        </w:rPr>
      </w:pPr>
      <w:ins w:id="463" w:author="Maelis GOBINET" w:date="2026-10-09T17:35:00Z" oouserid="oc1784067975_gobinet.m">
        <w:r>
          <w:rPr>
            <w:rFonts w:ascii="Times New Roman" w:hAnsi="Times New Roman"/>
            <w:highlight w:val="none"/>
            <w:lang w:val="en-US"/>
          </w:rPr>
        </w:r>
      </w:ins>
      <w:ins w:id="464" w:author="Maelis GOBINET" w:date="2026-10-09T17:35:00Z" oouserid="oc1784067975_gobinet.m">
        <w:r>
          <w:rPr>
            <w:rFonts w:ascii="Times New Roman" w:hAnsi="Times New Roman"/>
            <w:highlight w:val="none"/>
            <w:lang w:val="en-US"/>
          </w:rPr>
        </w:r>
      </w:ins>
      <w:ins w:id="465" w:author="Maelis GOBINET" w:date="2026-10-09T17:35:00Z" oouserid="oc1784067975_gobinet.m">
        <w:r>
          <w:rPr>
            <w:rFonts w:ascii="Times New Roman" w:hAnsi="Times New Roman"/>
            <w:lang w:val="en-US"/>
          </w:rPr>
        </w:r>
      </w:ins>
    </w:p>
    <w:p w14:paraId="3E8F4433">
      <w:pPr>
        <w:pStyle w:val="949"/>
        <w:pBdr/>
        <w:spacing w:after="0" w:line="240" w:lineRule="auto"/>
        <w:ind/>
        <w:jc w:val="both"/>
        <w:rPr>
          <w:del w:id="466" w:author="Maelis GOBINET" w:date="2026-10-09T17:34:56Z" oouserid="oc1784067975_gobinet.m"/>
          <w:rFonts w:ascii="Times New Roman" w:hAnsi="Times New Roman"/>
          <w:highlight w:val="none"/>
          <w:lang w:val="en-US"/>
        </w:rPr>
      </w:pPr>
      <w:r>
        <w:rPr>
          <w:rFonts w:ascii="Times New Roman" w:hAnsi="Times New Roman"/>
          <w:lang w:val="en-US"/>
        </w:rPr>
        <w:t xml:space="preserve"> </w:t>
      </w:r>
      <w:del w:id="467" w:author="Maelis GOBINET" w:date="2026-10-09T17:33:03Z" oouserid="oc1784067975_gobinet.m">
        <w:r>
          <w:rPr>
            <w:rFonts w:ascii="Times New Roman" w:hAnsi="Times New Roman"/>
            <w:lang w:val="en-US"/>
          </w:rPr>
          <w:delText xml:space="preserve">‘Distorted subjective recall and temporal disintegration’ and ‘Distorted body and self experience’, had high reliabil</w:delText>
        </w:r>
      </w:del>
      <w:del w:id="468" w:author="Maelis GOBINET" w:date="2026-10-09T17:33:03Z" oouserid="oc1784067975_gobinet.m">
        <w:r>
          <w:rPr>
            <w:rFonts w:ascii="Times New Roman" w:hAnsi="Times New Roman"/>
            <w:lang w:val="en-US"/>
          </w:rPr>
          <w:delText xml:space="preserve">ity (all Cronbach’s α &gt; 0.8) and the last two factor</w:delText>
        </w:r>
      </w:del>
      <w:del w:id="469" w:author="Maelis GOBINET" w:date="2026-10-09T17:33:03Z" oouserid="oc1784067975_gobinet.m">
        <w:r>
          <w:rPr>
            <w:rFonts w:ascii="Times New Roman" w:hAnsi="Times New Roman"/>
            <w:lang w:val="en-US"/>
          </w:rPr>
          <w:delText xml:space="preserve">s ‘Numbing’ and ‘Perceptual</w:delText>
        </w:r>
      </w:del>
      <w:del w:id="470" w:author="Maelis GOBINET" w:date="2026-10-09T17:33:03Z" oouserid="oc1784067975_gobinet.m">
        <w:r>
          <w:rPr>
            <w:rFonts w:ascii="Times New Roman" w:hAnsi="Times New Roman"/>
            <w:lang w:val="en-US"/>
          </w:rPr>
          <w:delText xml:space="preserve"> alterations’ had good reliability (all Cronbach’s α &gt; 0.7) (</w:delText>
        </w:r>
      </w:del>
      <w:del w:id="471" w:author="Maelis GOBINET" w:date="2026-10-09T17:33:03Z" oouserid="oc1784067975_gobinet.m">
        <w:r>
          <w:rPr>
            <w:rFonts w:ascii="Times New Roman" w:hAnsi="Times New Roman"/>
            <w:b/>
            <w:lang w:val="en-US"/>
          </w:rPr>
          <w:delText xml:space="preserve">Table e–2</w:delText>
        </w:r>
      </w:del>
      <w:del w:id="472" w:author="Maelis GOBINET" w:date="2026-10-09T17:33:03Z" oouserid="oc1784067975_gobinet.m">
        <w:r>
          <w:rPr>
            <w:rFonts w:ascii="Times New Roman" w:hAnsi="Times New Roman"/>
            <w:lang w:val="en-US"/>
          </w:rPr>
          <w:delText xml:space="preserve">).</w:delText>
        </w:r>
      </w:del>
      <w:del w:id="473" w:author="Maelis GOBINET" w:date="2026-10-09T17:33:03Z" oouserid="oc1784067975_gobinet.m">
        <w:r>
          <w:rPr>
            <w:rFonts w:ascii="Times New Roman" w:hAnsi="Times New Roman"/>
            <w:lang w:val="en-US"/>
          </w:rPr>
        </w:r>
      </w:del>
      <w:del w:id="474" w:author="Maelis GOBINET" w:date="2026-10-09T17:34:56Z" oouserid="oc1784067975_gobinet.m">
        <w:r>
          <w:rPr>
            <w:rFonts w:ascii="Times New Roman" w:hAnsi="Times New Roman"/>
            <w:highlight w:val="none"/>
            <w:lang w:val="en-US"/>
          </w:rPr>
        </w:r>
      </w:del>
    </w:p>
    <w:p>
      <w:pPr>
        <w:pStyle w:val="949"/>
        <w:pBdr/>
        <w:spacing w:after="0" w:line="240" w:lineRule="auto"/>
        <w:ind/>
        <w:jc w:val="both"/>
        <w:rPr>
          <w:del w:id="475" w:author="Maelis GOBINET" w:date="2026-10-09T17:33:03Z" oouserid="oc1784067975_gobinet.m"/>
          <w:rFonts w:ascii="Times New Roman" w:hAnsi="Times New Roman"/>
          <w:lang w:val="en-US"/>
        </w:rPr>
        <w:pPrChange w:author="Maelis GOBINET" w:date="2026-10-09T17:33:03Z" w:id="476" oouserid="oc1784067975_gobinet.m">
          <w:pPr>
            <w:pStyle w:val="949"/>
            <w:pBdr/>
            <w:spacing w:after="0" w:line="240" w:lineRule="auto"/>
            <w:ind/>
            <w:jc w:val="both"/>
          </w:pPr>
        </w:pPrChange>
      </w:pPr>
      <w:del w:id="477" w:author="Maelis GOBINET" w:date="2026-10-09T17:33:03Z" oouserid="oc1784067975_gobinet.m">
        <w:r>
          <w:rPr>
            <w:rFonts w:ascii="Times New Roman" w:hAnsi="Times New Roman"/>
            <w:lang w:val="en-US"/>
          </w:rPr>
        </w:r>
      </w:del>
      <w:del w:id="478" w:author="Maelis GOBINET" w:date="2026-10-09T17:33:03Z" oouserid="oc1784067975_gobinet.m">
        <w:r>
          <w:rPr>
            <w:rFonts w:ascii="Times New Roman" w:hAnsi="Times New Roman"/>
            <w:lang w:val="en-US"/>
          </w:rPr>
        </w:r>
      </w:del>
      <w:del w:id="479" w:author="Maelis GOBINET" w:date="2026-10-09T17:33:03Z" oouserid="oc1784067975_gobinet.m">
        <w:r>
          <w:rPr>
            <w:rFonts w:ascii="Times New Roman" w:hAnsi="Times New Roman"/>
            <w:lang w:val="en-US"/>
          </w:rPr>
        </w:r>
      </w:del>
    </w:p>
    <w:p>
      <w:pPr>
        <w:pStyle w:val="949"/>
        <w:pBdr/>
        <w:spacing w:after="0" w:line="240" w:lineRule="auto"/>
        <w:ind/>
        <w:jc w:val="both"/>
        <w:rPr>
          <w:del w:id="480" w:author="Maelis GOBINET" w:date="2026-10-09T17:34:02Z" oouserid="oc1784067975_gobinet.m"/>
          <w:rFonts w:ascii="Times New Roman" w:hAnsi="Times New Roman"/>
          <w:sz w:val="20"/>
          <w:szCs w:val="21"/>
          <w:lang w:val="en-US"/>
        </w:rPr>
        <w:pPrChange w:author="Maelis GOBINET" w:date="2026-10-09T17:33:03Z" w:id="481" oouserid="oc1784067975_gobinet.m">
          <w:pPr>
            <w:pStyle w:val="949"/>
            <w:pBdr/>
            <w:spacing w:after="0" w:line="240" w:lineRule="auto"/>
            <w:ind/>
            <w:jc w:val="both"/>
          </w:pPr>
        </w:pPrChange>
      </w:pPr>
      <w:del w:id="482" w:author="Maelis GOBINET" w:date="2026-10-09T17:34:02Z" oouserid="oc1784067975_gobinet.m">
        <w:r>
          <w:rPr>
            <w:rFonts w:ascii="Times New Roman" w:hAnsi="Times New Roman"/>
            <w:sz w:val="20"/>
            <w:szCs w:val="21"/>
            <w:lang w:val="en-US"/>
          </w:rPr>
          <w:delText xml:space="preserve">Cited from another study: “Cronbach’s alpha was 0.85 (95% CI: 0,81–0,88). The intraclass correlation co</w:delText>
        </w:r>
      </w:del>
      <w:del w:id="483" w:author="Maelis GOBINET" w:date="2026-10-09T17:34:02Z" oouserid="oc1784067975_gobinet.m">
        <w:r>
          <w:rPr>
            <w:rFonts w:ascii="Times New Roman" w:hAnsi="Times New Roman"/>
            <w:sz w:val="20"/>
            <w:szCs w:val="21"/>
            <w:lang w:val="en-US"/>
          </w:rPr>
          <w:delText xml:space="preserve">efficient between T1 and T2 was 0.77 (CI at 95%: 0.58–0.87). Spearman’s correlation was 0.61 with the PAM, and 0.68 with the SEM-CD.”</w:delText>
        </w:r>
      </w:del>
      <w:del w:id="484" w:author="Maelis GOBINET" w:date="2026-10-09T17:34:02Z" oouserid="oc1784067975_gobinet.m">
        <w:r>
          <w:rPr>
            <w:rFonts w:ascii="Times New Roman" w:hAnsi="Times New Roman"/>
            <w:sz w:val="20"/>
            <w:szCs w:val="21"/>
            <w:lang w:val="en-US"/>
          </w:rPr>
        </w:r>
      </w:del>
      <w:del w:id="485" w:author="Maelis GOBINET" w:date="2026-10-09T17:34:02Z" oouserid="oc1784067975_gobinet.m">
        <w:r>
          <w:rPr>
            <w:rFonts w:ascii="Times New Roman" w:hAnsi="Times New Roman"/>
            <w:sz w:val="20"/>
            <w:szCs w:val="21"/>
            <w:lang w:val="en-US"/>
          </w:rPr>
        </w:r>
      </w:del>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ins w:id="486" w:author="Maelis GOBINET" w:date="2026-10-14T15:33:13Z" oouserid="oc1784067975_gobinet.m"/>
          <w:rFonts w:ascii="Times New Roman" w:hAnsi="Times New Roman"/>
          <w:b/>
          <w:bCs/>
          <w:iCs/>
          <w:highlight w:val="none"/>
          <w:lang w:val="en-US"/>
        </w:rPr>
      </w:pPr>
      <w:r>
        <w:rPr>
          <w:rFonts w:ascii="Times New Roman" w:hAnsi="Times New Roman"/>
          <w:b/>
          <w:bCs/>
          <w:szCs w:val="28"/>
          <w:lang w:val="en-US"/>
        </w:rPr>
        <w:t xml:space="preserve">Relation between </w:t>
      </w:r>
      <w:del w:id="487" w:author="Maelis GOBINET" w:date="2026-10-14T15:33:08Z" oouserid="oc1784067975_gobinet.m">
        <w:r>
          <w:rPr>
            <w:rFonts w:ascii="Times New Roman" w:hAnsi="Times New Roman"/>
            <w:b/>
            <w:bCs/>
            <w:szCs w:val="28"/>
            <w:lang w:val="en-US"/>
          </w:rPr>
          <w:delText xml:space="preserve">CDS scores</w:delText>
        </w:r>
      </w:del>
      <w:ins w:id="488" w:author="Maelis GOBINET" w:date="2026-10-14T15:33:11Z" oouserid="oc1784067975_gobinet.m">
        <w:r>
          <w:rPr>
            <w:rFonts w:ascii="Times New Roman" w:hAnsi="Times New Roman"/>
            <w:b/>
            <w:bCs/>
            <w:szCs w:val="28"/>
            <w:lang w:val="en-US"/>
          </w:rPr>
          <w:t xml:space="preserve">DD symptoms, sociodemographic and psychological factors</w:t>
        </w:r>
      </w:ins>
      <w:del w:id="489" w:author="Maelis GOBINET" w:date="2026-10-14T14:31:36Z" oouserid="oc1784067975_gobinet.m">
        <w:r>
          <w:rPr>
            <w:rFonts w:ascii="Times New Roman" w:hAnsi="Times New Roman"/>
            <w:b/>
            <w:bCs/>
            <w:szCs w:val="28"/>
            <w:lang w:val="en-US"/>
          </w:rPr>
          <w:delText xml:space="preserve"> and the participants’</w:delText>
        </w:r>
      </w:del>
      <w:del w:id="490" w:author="Maelis GOBINET" w:date="2026-10-14T14:31:35Z" oouserid="oc1784067975_gobinet.m">
        <w:r>
          <w:rPr>
            <w:rFonts w:ascii="Times New Roman" w:hAnsi="Times New Roman"/>
            <w:b/>
            <w:bCs/>
            <w:iCs/>
            <w:lang w:val="en-US"/>
          </w:rPr>
          <w:delText xml:space="preserve"> sex and age</w:delText>
        </w:r>
      </w:del>
      <w:del w:id="491" w:author="Maelis GOBINET" w:date="2026-10-14T14:31:35Z" oouserid="oc1784067975_gobinet.m">
        <w:r>
          <w:rPr>
            <w:rFonts w:ascii="Times New Roman" w:hAnsi="Times New Roman"/>
            <w:b/>
            <w:bCs/>
            <w:iCs/>
            <w:lang w:val="en-US"/>
          </w:rPr>
        </w:r>
      </w:del>
      <w:del w:id="492" w:author="Maelis GOBINET" w:date="2026-10-14T14:31:35Z" oouserid="oc1784067975_gobinet.m">
        <w:r>
          <w:rPr>
            <w:rFonts w:ascii="Times New Roman" w:hAnsi="Times New Roman"/>
            <w:b/>
            <w:bCs/>
            <w:iCs/>
            <w:lang w:val="en-US"/>
          </w:rPr>
        </w:r>
      </w:del>
      <w:ins w:id="493" w:author="Maelis GOBINET" w:date="2026-10-14T15:33:13Z" oouserid="oc1784067975_gobinet.m">
        <w:r>
          <w:rPr>
            <w:rFonts w:ascii="Times New Roman" w:hAnsi="Times New Roman"/>
            <w:b/>
            <w:bCs/>
            <w:iCs/>
            <w:lang w:val="en-US"/>
          </w:rPr>
        </w:r>
      </w:ins>
    </w:p>
    <w:p w14:paraId="5B21B9F0">
      <w:pPr>
        <w:pStyle w:val="949"/>
        <w:pBdr/>
        <w:spacing w:after="0" w:line="240" w:lineRule="auto"/>
        <w:ind/>
        <w:jc w:val="both"/>
        <w:rPr>
          <w:ins w:id="494" w:author="Maelis GOBINET" w:date="2026-10-14T17:16:28Z" oouserid="oc1784067975_gobinet.m"/>
          <w:rFonts w:ascii="Times New Roman" w:hAnsi="Times New Roman"/>
          <w:b/>
          <w:bCs/>
          <w:highlight w:val="none"/>
          <w:lang w:val="en-US" w:bidi="en-US"/>
        </w:rPr>
      </w:pPr>
      <w:ins w:id="495" w:author="Maelis GOBINET" w:date="2026-10-14T17:16:22Z" oouserid="oc1784067975_gobinet.m">
        <w:r>
          <w:rPr>
            <w:rFonts w:ascii="Times New Roman" w:hAnsi="Times New Roman"/>
            <w:b/>
            <w:bCs/>
            <w:iCs/>
            <w:highlight w:val="none"/>
            <w:lang w:val="en-US" w:bidi="en-US"/>
          </w:rPr>
          <w:t xml:space="preserve">CDS total score</w:t>
        </w:r>
      </w:ins>
      <w:ins w:id="496" w:author="Maelis GOBINET" w:date="2026-10-14T17:16:28Z" oouserid="oc1784067975_gobinet.m">
        <w:r>
          <w:rPr>
            <w:rFonts w:ascii="Times New Roman" w:hAnsi="Times New Roman"/>
            <w:b/>
            <w:bCs/>
            <w:highlight w:val="none"/>
            <w:lang w:val="en-US" w:bidi="en-US"/>
          </w:rPr>
        </w:r>
      </w:ins>
      <w:ins w:id="497" w:author="Maelis GOBINET" w:date="2026-10-14T17:16:26Z" oouserid="oc1784067975_gobinet.m">
        <w:r>
          <w:rPr>
            <w:rFonts w:ascii="Times New Roman" w:hAnsi="Times New Roman"/>
            <w:b/>
            <w:bCs/>
            <w:iCs/>
            <w:highlight w:val="none"/>
            <w:lang w:val="en-US" w:bidi="en-US"/>
          </w:rPr>
        </w:r>
      </w:ins>
      <w:ins w:id="498" w:author="Maelis GOBINET" w:date="2026-10-14T17:16:24Z" oouserid="oc1784067975_gobinet.m">
        <w:r>
          <w:rPr>
            <w:rFonts w:ascii="Times New Roman" w:hAnsi="Times New Roman"/>
            <w:b/>
            <w:bCs/>
            <w:iCs/>
            <w:highlight w:val="none"/>
            <w:lang w:val="en-US" w:bidi="en-US"/>
          </w:rPr>
        </w:r>
      </w:ins>
      <w:ins w:id="499" w:author="Maelis GOBINET" w:date="2026-10-14T17:16:26Z" oouserid="oc1784067975_gobinet.m">
        <w:r>
          <w:rPr>
            <w:rFonts w:ascii="Times New Roman" w:hAnsi="Times New Roman"/>
            <w:b/>
            <w:bCs/>
            <w:iCs/>
            <w:highlight w:val="none"/>
            <w:lang w:val="en-US" w:bidi="en-US"/>
          </w:rPr>
        </w:r>
      </w:ins>
      <w:ins w:id="500" w:author="Maelis GOBINET" w:date="2026-10-14T17:16:28Z" oouserid="oc1784067975_gobinet.m">
        <w:r>
          <w:rPr>
            <w:rFonts w:ascii="Times New Roman" w:hAnsi="Times New Roman"/>
            <w:b/>
            <w:bCs/>
            <w:highlight w:val="none"/>
            <w:lang w:val="en-US" w:bidi="en-US"/>
          </w:rPr>
        </w:r>
      </w:ins>
    </w:p>
    <w:p>
      <w:pPr>
        <w:pStyle w:val="949"/>
        <w:pBdr/>
        <w:spacing w:after="0" w:line="240" w:lineRule="auto"/>
        <w:ind/>
        <w:jc w:val="both"/>
        <w:rPr>
          <w:ins w:id="501" w:author="Maelis GOBINET" w:date="2026-10-14T16:15:04Z" oouserid="oc1784067975_gobinet.m"/>
          <w:rFonts w:ascii="Times New Roman" w:hAnsi="Times New Roman"/>
          <w:highlight w:val="none"/>
          <w:lang w:val="en-US"/>
        </w:rPr>
      </w:pPr>
      <w:del w:id="502" w:author="Maelis GOBINET" w:date="2026-10-14T16:11:52Z" oouserid="oc1784067975_gobinet.m">
        <w:r>
          <w:rPr>
            <w:rFonts w:ascii="Times New Roman" w:hAnsi="Times New Roman"/>
            <w:lang w:val="en-US"/>
          </w:rPr>
          <w:delText xml:space="preserve">A </w:delText>
        </w:r>
      </w:del>
      <w:del w:id="503" w:author="Maelis GOBINET" w:date="2026-10-14T14:35:15Z" oouserid="oc1784067975_gobinet.m">
        <w:r>
          <w:rPr>
            <w:rFonts w:ascii="Times New Roman" w:hAnsi="Times New Roman"/>
            <w:lang w:val="en-US"/>
          </w:rPr>
          <w:delText xml:space="preserve">regression analysis with age and sex as independent variables revealed a significant effect of age and sex on the total CDS score</w:delText>
        </w:r>
      </w:del>
      <w:ins w:id="504" w:author="Maelis GOBINET" w:date="2026-10-14T17:28:44Z" oouserid="oc1784067975_gobinet.m">
        <w:r>
          <w:rPr>
            <w:rFonts w:ascii="Times New Roman" w:hAnsi="Times New Roman"/>
            <w:lang w:val="en-US"/>
          </w:rPr>
          <w:t xml:space="preserve">Among the six hurdle models that were tested, Model 4 showed the best fit (AIC = 3806.38, pseudo-R² = 0.992; Supplementary Table x). This model</w:t>
        </w:r>
      </w:ins>
      <w:ins w:id="505" w:author="Maelis GOBINET" w:date="2026-10-14T16:15:50Z" oouserid="oc1784067975_gobinet.m">
        <w:r>
          <w:rPr>
            <w:rFonts w:ascii="Times New Roman" w:hAnsi="Times New Roman"/>
            <w:lang w:val="en-US"/>
          </w:rPr>
          <w:t xml:space="preserve"> included age, sex, anxiety (HADS-A) and depression (HADS-D) as predictors of CDS score. </w:t>
        </w:r>
      </w:ins>
      <w:ins w:id="506" w:author="Maelis GOBINET" w:date="2026-10-14T16:20:39Z" oouserid="oc1784067975_gobinet.m">
        <w:r>
          <w:rPr>
            <w:rFonts w:ascii="Times New Roman" w:hAnsi="Times New Roman"/>
            <w:lang w:val="en-US"/>
          </w:rPr>
          <w:t xml:space="preserve">Adding migraine did not improve model fit (</w:t>
        </w:r>
      </w:ins>
      <w:ins w:id="507" w:author="Maelis GOBINET" w:date="2026-10-14T17:30:30Z" oouserid="oc1784067975_gobinet.m">
        <w:r>
          <w:rPr>
            <w:rFonts w:ascii="Times New Roman" w:hAnsi="Times New Roman"/>
            <w:lang w:val="en-US"/>
          </w:rPr>
          <w:t xml:space="preserve">∆AIC = 2.02, </w:t>
        </w:r>
      </w:ins>
      <w:ins w:id="508" w:author="Maelis GOBINET" w:date="2026-10-14T17:30:30Z" oouserid="oc1784067975_gobinet.m">
        <w:r>
          <w:rPr>
            <w:rFonts w:ascii="Times New Roman" w:hAnsi="Times New Roman"/>
            <w:i/>
            <w:iCs/>
            <w:lang w:val="en-US"/>
          </w:rPr>
          <w:t xml:space="preserve">p</w:t>
        </w:r>
      </w:ins>
      <w:ins w:id="509" w:author="Maelis GOBINET" w:date="2026-10-14T17:30:30Z" oouserid="oc1784067975_gobinet.m">
        <w:r>
          <w:rPr>
            <w:rFonts w:ascii="Times New Roman" w:hAnsi="Times New Roman"/>
            <w:lang w:val="en-US"/>
          </w:rPr>
          <w:t xml:space="preserve"> = 0.372)</w:t>
        </w:r>
      </w:ins>
      <w:ins w:id="510" w:author="Maelis GOBINET" w:date="2026-10-14T15:35:59Z" oouserid="oc1784067975_gobinet.m">
        <w:r>
          <w:rPr>
            <w:rFonts w:ascii="Times New Roman" w:hAnsi="Times New Roman"/>
            <w:lang w:val="en-US"/>
          </w:rPr>
          <w:t xml:space="preserve"> . </w:t>
        </w:r>
      </w:ins>
      <w:del w:id="511" w:author="Maelis GOBINET" w:date="2026-10-14T15:20:43Z" oouserid="oc1784067975_gobinet.m">
        <w:r>
          <w:rPr>
            <w:rFonts w:ascii="Times New Roman" w:hAnsi="Times New Roman"/>
            <w:lang w:val="en-US"/>
          </w:rPr>
          <w:delText xml:space="preserve"> </w:delText>
        </w:r>
      </w:del>
      <w:del w:id="512" w:author="Maelis GOBINET" w:date="2026-10-14T15:25:31Z" oouserid="oc1784067975_gobinet.m">
        <w:r>
          <w:rPr>
            <w:rFonts w:ascii="Times New Roman" w:hAnsi="Times New Roman"/>
            <w:lang w:val="en-US"/>
          </w:rPr>
          <w:delText xml:space="preserve">(</w:delText>
        </w:r>
      </w:del>
      <w:del w:id="513" w:author="Maelis GOBINET" w:date="2026-10-14T15:25:31Z" oouserid="oc1784067975_gobinet.m">
        <w:r>
          <w:rPr>
            <w:rFonts w:ascii="Times New Roman" w:hAnsi="Times New Roman"/>
            <w:b/>
            <w:bCs/>
            <w:lang w:val="en-US"/>
          </w:rPr>
          <w:delText xml:space="preserve">Table 2</w:delText>
        </w:r>
      </w:del>
      <w:del w:id="514" w:author="Maelis GOBINET" w:date="2026-10-14T15:25:31Z" oouserid="oc1784067975_gobinet.m">
        <w:r>
          <w:rPr>
            <w:rFonts w:ascii="Times New Roman" w:hAnsi="Times New Roman"/>
            <w:lang w:val="en-US"/>
          </w:rPr>
          <w:delText xml:space="preserve">). </w:delText>
        </w:r>
      </w:del>
      <w:del w:id="515" w:author="Maelis GOBINET" w:date="2026-10-14T15:25:31Z" oouserid="oc1784067975_gobinet.m">
        <w:r>
          <w:rPr>
            <w:rFonts w:ascii="Times New Roman" w:hAnsi="Times New Roman"/>
            <w:b/>
            <w:bCs/>
            <w:lang w:val="en-US"/>
          </w:rPr>
          <w:delText xml:space="preserve">Figure 2</w:delText>
        </w:r>
      </w:del>
      <w:del w:id="516" w:author="Maelis GOBINET" w:date="2026-10-14T15:25:31Z" oouserid="oc1784067975_gobinet.m">
        <w:r>
          <w:rPr>
            <w:rFonts w:ascii="Times New Roman" w:hAnsi="Times New Roman"/>
            <w:lang w:val="en-US"/>
          </w:rPr>
          <w:delText xml:space="preserve"> compares the CDS, anxiety and depression scores in female and male participants.</w:delText>
        </w:r>
      </w:del>
      <w:ins w:id="517" w:author="Maelis GOBINET" w:date="2026-10-14T16:15:04Z" oouserid="oc1784067975_gobinet.m">
        <w:r>
          <w:rPr>
            <w:rFonts w:ascii="Times New Roman" w:hAnsi="Times New Roman"/>
            <w:highlight w:val="none"/>
            <w:lang w:val="en-US"/>
          </w:rPr>
        </w:r>
      </w:ins>
    </w:p>
    <w:p w14:paraId="421CD676">
      <w:pPr>
        <w:pStyle w:val="949"/>
        <w:pBdr/>
        <w:spacing w:after="0" w:line="240" w:lineRule="auto"/>
        <w:ind/>
        <w:jc w:val="both"/>
        <w:rPr>
          <w:ins w:id="518" w:author="Maelis GOBINET" w:date="2026-10-14T16:15:55Z" oouserid="oc1784067975_gobinet.m"/>
          <w:rFonts w:ascii="Times New Roman" w:hAnsi="Times New Roman"/>
          <w:highlight w:val="none"/>
          <w:lang w:val="en-US" w:bidi="en-US"/>
        </w:rPr>
      </w:pPr>
      <w:ins w:id="519" w:author="Maelis GOBINET" w:date="2026-10-14T17:01:09Z" oouserid="oc1784067975_gobinet.m">
        <w:r>
          <w:rPr>
            <w:rFonts w:ascii="Times New Roman" w:hAnsi="Times New Roman"/>
            <w:b/>
            <w:bCs/>
            <w:highlight w:val="none"/>
            <w:lang w:val="en-US" w:bidi="en-US"/>
          </w:rPr>
          <w:t xml:space="preserve">Zero-inflation component</w:t>
        </w:r>
      </w:ins>
      <w:ins w:id="520" w:author="Maelis GOBINET" w:date="2026-10-14T17:31:12Z" oouserid="oc1784067975_gobinet.m">
        <w:r>
          <w:rPr>
            <w:rFonts w:ascii="Times New Roman" w:hAnsi="Times New Roman"/>
            <w:highlight w:val="none"/>
            <w:lang w:val="en-US" w:bidi="en-US"/>
          </w:rPr>
          <w:t xml:space="preserve">. Each additional year of age was associated with 3% higher odds of a zero score (OR = 1.03, 95% CI [1.01–1.05], </w:t>
        </w:r>
      </w:ins>
      <w:ins w:id="521" w:author="Maelis GOBINET" w:date="2026-10-14T17:31:12Z" oouserid="oc1784067975_gobinet.m">
        <w:r>
          <w:rPr>
            <w:rFonts w:ascii="Times New Roman" w:hAnsi="Times New Roman"/>
            <w:i/>
            <w:iCs/>
            <w:highlight w:val="none"/>
            <w:lang w:val="en-US" w:bidi="en-US"/>
          </w:rPr>
          <w:t xml:space="preserve">p</w:t>
        </w:r>
      </w:ins>
      <w:ins w:id="522" w:author="Maelis GOBINET" w:date="2026-10-14T17:31:12Z" oouserid="oc1784067975_gobinet.m">
        <w:r>
          <w:rPr>
            <w:rFonts w:ascii="Times New Roman" w:hAnsi="Times New Roman"/>
            <w:highlight w:val="none"/>
            <w:lang w:val="en-US" w:bidi="en-US"/>
          </w:rPr>
          <w:t xml:space="preserve"> &lt; 0.001), whereas each additional point of depression was associated with 29% lower odds (OR = 0.71, 95% CI </w:t>
        </w:r>
      </w:ins>
      <w:ins w:id="523" w:author="Maelis GOBINET" w:date="2026-10-14T17:30:33Z" oouserid="oc1784067975_gobinet.m">
        <w:r>
          <w:rPr>
            <w:rFonts w:ascii="Times New Roman" w:hAnsi="Times New Roman"/>
            <w:highlight w:val="none"/>
            <w:lang w:val="en-US" w:bidi="en-US"/>
          </w:rPr>
          <w:t xml:space="preserve">[0.61–0.83], </w:t>
        </w:r>
      </w:ins>
      <w:ins w:id="524" w:author="Maelis GOBINET" w:date="2026-10-14T17:30:33Z" oouserid="oc1784067975_gobinet.m">
        <w:r>
          <w:rPr>
            <w:rFonts w:ascii="Times New Roman" w:hAnsi="Times New Roman"/>
            <w:i/>
            <w:iCs/>
            <w:highlight w:val="none"/>
            <w:lang w:val="en-US" w:bidi="en-US"/>
          </w:rPr>
          <w:t xml:space="preserve">p</w:t>
        </w:r>
      </w:ins>
      <w:ins w:id="525" w:author="Maelis GOBINET" w:date="2026-10-14T17:31:19Z" oouserid="oc1784067975_gobinet.m">
        <w:r>
          <w:rPr>
            <w:rFonts w:ascii="Times New Roman" w:hAnsi="Times New Roman"/>
            <w:highlight w:val="none"/>
            <w:lang w:val="en-US" w:bidi="en-US"/>
          </w:rPr>
          <w:t xml:space="preserve"> &lt; 0.001). Anxiety showed a non-significant trend (</w:t>
        </w:r>
      </w:ins>
      <w:ins w:id="526" w:author="Maelis GOBINET" w:date="2026-10-14T17:31:19Z" oouserid="oc1784067975_gobinet.m">
        <w:r>
          <w:rPr>
            <w:rFonts w:ascii="Times New Roman" w:hAnsi="Times New Roman"/>
            <w:i/>
            <w:iCs/>
            <w:highlight w:val="none"/>
            <w:lang w:val="en-US" w:bidi="en-US"/>
          </w:rPr>
          <w:t xml:space="preserve">p</w:t>
        </w:r>
      </w:ins>
      <w:ins w:id="527" w:author="Maelis GOBINET" w:date="2026-10-14T17:31:19Z" oouserid="oc1784067975_gobinet.m">
        <w:r>
          <w:rPr>
            <w:rFonts w:ascii="Times New Roman" w:hAnsi="Times New Roman"/>
            <w:highlight w:val="none"/>
            <w:lang w:val="en-US" w:bidi="en-US"/>
          </w:rPr>
          <w:t xml:space="preserve"> = 0.066), and sex was not associated with the probability of a zero score (</w:t>
        </w:r>
      </w:ins>
      <w:ins w:id="528" w:author="Maelis GOBINET" w:date="2026-10-14T17:30:41Z" oouserid="oc1784067975_gobinet.m">
        <w:r>
          <w:rPr>
            <w:rFonts w:ascii="Times New Roman" w:hAnsi="Times New Roman"/>
            <w:b w:val="0"/>
            <w:bCs w:val="0"/>
            <w:i/>
            <w:iCs/>
            <w:highlight w:val="none"/>
            <w:lang w:val="en-US" w:bidi="en-US"/>
          </w:rPr>
          <w:t xml:space="preserve">p</w:t>
        </w:r>
      </w:ins>
      <w:ins w:id="529" w:author="Maelis GOBINET" w:date="2026-10-14T17:30:41Z" oouserid="oc1784067975_gobinet.m">
        <w:r>
          <w:rPr>
            <w:rFonts w:ascii="Times New Roman" w:hAnsi="Times New Roman"/>
            <w:highlight w:val="none"/>
            <w:lang w:val="en-US" w:bidi="en-US"/>
          </w:rPr>
          <w:t xml:space="preserve"> = 0.412).</w:t>
        </w:r>
      </w:ins>
      <w:ins w:id="530" w:author="Maelis GOBINET" w:date="2026-10-14T16:15:07Z" oouserid="oc1784067975_gobinet.m">
        <w:r>
          <w:rPr>
            <w:rFonts w:ascii="Times New Roman" w:hAnsi="Times New Roman"/>
            <w:highlight w:val="none"/>
            <w:lang w:val="en-US" w:bidi="en-US"/>
          </w:rPr>
        </w:r>
      </w:ins>
      <w:ins w:id="531" w:author="Maelis GOBINET" w:date="2026-10-14T16:15:55Z" oouserid="oc1784067975_gobinet.m">
        <w:r>
          <w:rPr>
            <w:rFonts w:ascii="Times New Roman" w:hAnsi="Times New Roman"/>
            <w:highlight w:val="none"/>
            <w:lang w:val="en-US" w:bidi="en-US"/>
          </w:rPr>
        </w:r>
      </w:ins>
    </w:p>
    <w:p w14:paraId="7748BE64">
      <w:pPr>
        <w:pStyle w:val="949"/>
        <w:pBdr/>
        <w:spacing w:after="0" w:line="240" w:lineRule="auto"/>
        <w:ind/>
        <w:jc w:val="both"/>
        <w:rPr>
          <w:ins w:id="532" w:author="Maelis GOBINET" w:date="2026-10-14T17:04:06Z" oouserid="oc1784067975_gobinet.m"/>
          <w:rFonts w:ascii="Times New Roman" w:hAnsi="Times New Roman"/>
          <w:highlight w:val="none"/>
          <w:lang w:val="en-US" w:bidi="en-US"/>
        </w:rPr>
      </w:pPr>
      <w:ins w:id="533" w:author="Maelis GOBINET" w:date="2026-10-14T17:02:37Z" oouserid="oc1784067975_gobinet.m">
        <w:r>
          <w:rPr>
            <w:rFonts w:ascii="Times New Roman" w:hAnsi="Times New Roman"/>
            <w:b/>
            <w:bCs/>
            <w:highlight w:val="none"/>
            <w:lang w:val="en-US" w:bidi="en-US"/>
          </w:rPr>
          <w:t xml:space="preserve">Count component (among participants with a non-zero score).</w:t>
        </w:r>
      </w:ins>
      <w:ins w:id="534" w:author="Maelis GOBINET" w:date="2026-10-14T17:30:37Z" oouserid="oc1784067975_gobinet.m">
        <w:r>
          <w:rPr>
            <w:rFonts w:ascii="Times New Roman" w:hAnsi="Times New Roman"/>
            <w:highlight w:val="none"/>
            <w:lang w:val="en-US" w:bidi="en-US"/>
          </w:rPr>
          <w:t xml:space="preserve"> Age was associated with a 1% lower expected CDS score for each additional year (IRR = 0.99, 95% CI [0.99–1.00], </w:t>
        </w:r>
      </w:ins>
      <w:ins w:id="535" w:author="Maelis GOBINET" w:date="2026-10-14T17:30:37Z" oouserid="oc1784067975_gobinet.m">
        <w:r>
          <w:rPr>
            <w:rFonts w:ascii="Times New Roman" w:hAnsi="Times New Roman"/>
            <w:i/>
            <w:iCs/>
            <w:highlight w:val="none"/>
            <w:lang w:val="en-US" w:bidi="en-US"/>
          </w:rPr>
          <w:t xml:space="preserve">p</w:t>
        </w:r>
      </w:ins>
      <w:ins w:id="536" w:author="Maelis GOBINET" w:date="2026-10-14T17:30:37Z" oouserid="oc1784067975_gobinet.m">
        <w:r>
          <w:rPr>
            <w:rFonts w:ascii="Times New Roman" w:hAnsi="Times New Roman"/>
            <w:highlight w:val="none"/>
            <w:lang w:val="en-US" w:bidi="en-US"/>
          </w:rPr>
          <w:t xml:space="preserve"> &lt; 0.001). Higher anxiety and depression scores were associated with higher ex</w:t>
        </w:r>
      </w:ins>
      <w:ins w:id="537" w:author="Maelis GOBINET" w:date="2026-10-14T17:30:49Z" oouserid="oc1784067975_gobinet.m">
        <w:r>
          <w:rPr>
            <w:rFonts w:ascii="Times New Roman" w:hAnsi="Times New Roman"/>
            <w:highlight w:val="none"/>
            <w:lang w:val="en-US" w:bidi="en-US"/>
          </w:rPr>
          <w:t xml:space="preserve">pected CDS scores, by 8% (IRR = 1.08, 95% CI [1.05–1.11], </w:t>
        </w:r>
      </w:ins>
      <w:ins w:id="538" w:author="Maelis GOBINET" w:date="2026-10-14T17:30:49Z" oouserid="oc1784067975_gobinet.m">
        <w:r>
          <w:rPr>
            <w:rFonts w:ascii="Times New Roman" w:hAnsi="Times New Roman"/>
            <w:i/>
            <w:iCs/>
            <w:highlight w:val="none"/>
            <w:lang w:val="en-US" w:bidi="en-US"/>
          </w:rPr>
          <w:t xml:space="preserve">p</w:t>
        </w:r>
      </w:ins>
      <w:ins w:id="539" w:author="Maelis GOBINET" w:date="2026-10-14T17:30:53Z" oouserid="oc1784067975_gobinet.m">
        <w:r>
          <w:rPr>
            <w:rFonts w:ascii="Times New Roman" w:hAnsi="Times New Roman"/>
            <w:highlight w:val="none"/>
            <w:lang w:val="en-US" w:bidi="en-US"/>
          </w:rPr>
          <w:t xml:space="preserve"> &lt; 0.001) and 9% (IRR = 1.09, 95% CI [1.05–1.12],</w:t>
        </w:r>
      </w:ins>
      <w:ins w:id="540" w:author="Maelis GOBINET" w:date="2026-10-14T17:30:53Z" oouserid="oc1784067975_gobinet.m">
        <w:r>
          <w:rPr>
            <w:rFonts w:ascii="Times New Roman" w:hAnsi="Times New Roman"/>
            <w:i/>
            <w:iCs/>
            <w:highlight w:val="none"/>
            <w:lang w:val="en-US" w:bidi="en-US"/>
          </w:rPr>
          <w:t xml:space="preserve"> p</w:t>
        </w:r>
      </w:ins>
      <w:ins w:id="541" w:author="Maelis GOBINET" w:date="2026-10-14T17:30:57Z" oouserid="oc1784067975_gobinet.m">
        <w:r>
          <w:rPr>
            <w:rFonts w:ascii="Times New Roman" w:hAnsi="Times New Roman"/>
            <w:highlight w:val="none"/>
            <w:lang w:val="en-US" w:bidi="en-US"/>
          </w:rPr>
          <w:t xml:space="preserve"> &lt; 0.001) per point, respectively. Sex was not significantly associated with CDS scores (</w:t>
        </w:r>
      </w:ins>
      <w:ins w:id="542" w:author="Maelis GOBINET" w:date="2026-10-14T17:30:57Z" oouserid="oc1784067975_gobinet.m">
        <w:r>
          <w:rPr>
            <w:rFonts w:ascii="Times New Roman" w:hAnsi="Times New Roman"/>
            <w:i/>
            <w:iCs/>
            <w:highlight w:val="none"/>
            <w:lang w:val="en-US" w:bidi="en-US"/>
          </w:rPr>
          <w:t xml:space="preserve">p </w:t>
        </w:r>
      </w:ins>
      <w:ins w:id="543" w:author="Maelis GOBINET" w:date="2026-10-14T17:30:57Z" oouserid="oc1784067975_gobinet.m">
        <w:r>
          <w:rPr>
            <w:rFonts w:ascii="Times New Roman" w:hAnsi="Times New Roman"/>
            <w:highlight w:val="none"/>
            <w:lang w:val="en-US" w:bidi="en-US"/>
          </w:rPr>
          <w:t xml:space="preserve">= 0.101).</w:t>
        </w:r>
      </w:ins>
      <w:ins w:id="544" w:author="Maelis GOBINET" w:date="2026-10-14T16:56:39Z" oouserid="oc1784067975_gobinet.m">
        <w:r>
          <w:rPr>
            <w:rFonts w:ascii="Times New Roman" w:hAnsi="Times New Roman"/>
            <w:highlight w:val="none"/>
            <w:lang w:val="en-US" w:bidi="en-US"/>
          </w:rPr>
        </w:r>
      </w:ins>
      <w:ins w:id="545" w:author="Maelis GOBINET" w:date="2026-10-14T17:04:06Z" oouserid="oc1784067975_gobinet.m">
        <w:r>
          <w:rPr>
            <w:rFonts w:ascii="Times New Roman" w:hAnsi="Times New Roman"/>
            <w:highlight w:val="none"/>
            <w:lang w:val="en-US" w:bidi="en-US"/>
          </w:rPr>
        </w:r>
      </w:ins>
    </w:p>
    <w:p w14:paraId="227B8BE8">
      <w:pPr>
        <w:pStyle w:val="949"/>
        <w:pBdr/>
        <w:spacing w:after="0" w:line="240" w:lineRule="auto"/>
        <w:ind/>
        <w:jc w:val="both"/>
        <w:rPr>
          <w:ins w:id="546" w:author="Maelis GOBINET" w:date="2026-10-14T16:16:17Z" oouserid="oc1784067975_gobinet.m"/>
          <w:rFonts w:ascii="Times New Roman" w:hAnsi="Times New Roman"/>
          <w:highlight w:val="none"/>
          <w:lang w:val="en-US"/>
        </w:rPr>
      </w:pPr>
      <w:ins w:id="547" w:author="Maelis GOBINET" w:date="2026-10-14T16:16:17Z" oouserid="oc1784067975_gobinet.m">
        <w:r>
          <w:rPr>
            <w:rFonts w:ascii="Times New Roman" w:hAnsi="Times New Roman"/>
            <w:highlight w:val="none"/>
            <w:lang w:val="en-US" w:bidi="en-US"/>
          </w:rPr>
        </w:r>
      </w:ins>
      <w:ins w:id="548" w:author="Maelis GOBINET" w:date="2026-10-14T16:15:04Z" oouserid="oc1784067975_gobinet.m">
        <w:r>
          <w:rPr>
            <w:rFonts w:ascii="Times New Roman" w:hAnsi="Times New Roman"/>
            <w:highlight w:val="none"/>
            <w:lang w:val="en-US" w:bidi="en-US"/>
          </w:rPr>
        </w:r>
      </w:ins>
      <w:ins w:id="549" w:author="Maelis GOBINET" w:date="2026-10-14T16:16:17Z" oouserid="oc1784067975_gobinet.m">
        <w:r>
          <w:rPr>
            <w:rFonts w:ascii="Times New Roman" w:hAnsi="Times New Roman"/>
            <w:highlight w:val="none"/>
            <w:lang w:val="en-US" w:bidi="en-US"/>
          </w:rPr>
        </w:r>
      </w:ins>
    </w:p>
    <w:p w14:paraId="784D56DE">
      <w:pPr>
        <w:pStyle w:val="949"/>
        <w:pBdr/>
        <w:spacing w:after="0" w:line="240" w:lineRule="auto"/>
        <w:ind/>
        <w:jc w:val="both"/>
        <w:rPr>
          <w:ins w:id="550" w:author="Maelis GOBINET" w:date="2026-10-14T16:15:02Z" oouserid="oc1784067975_gobinet.m"/>
          <w:rFonts w:ascii="Times New Roman" w:hAnsi="Times New Roman"/>
          <w:b/>
          <w:bCs/>
          <w:highlight w:val="none"/>
        </w:rPr>
      </w:pPr>
      <w:ins w:id="551" w:author="Maelis GOBINET" w:date="2026-10-14T15:35:53Z" oouserid="oc1784067975_gobinet.m">
        <w:r>
          <w:rPr>
            <w:rFonts w:ascii="Times New Roman" w:hAnsi="Times New Roman"/>
            <w:b/>
            <w:bCs/>
            <w:highlight w:val="none"/>
            <w:lang w:val="en-US" w:bidi="en-US"/>
          </w:rPr>
          <w:t xml:space="preserve">CDS factors</w:t>
        </w:r>
      </w:ins>
      <w:ins w:id="552" w:author="Maelis GOBINET" w:date="2026-10-14T16:15:01Z" oouserid="oc1784067975_gobinet.m">
        <w:r>
          <w:rPr>
            <w:rFonts w:ascii="Times New Roman" w:hAnsi="Times New Roman"/>
            <w:b/>
            <w:bCs/>
            <w:highlight w:val="none"/>
            <w:lang w:val="en-US" w:bidi="en-US"/>
          </w:rPr>
        </w:r>
      </w:ins>
      <w:ins w:id="553" w:author="Maelis GOBINET" w:date="2026-10-14T16:15:02Z" oouserid="oc1784067975_gobinet.m">
        <w:r>
          <w:rPr>
            <w:rFonts w:ascii="Times New Roman" w:hAnsi="Times New Roman"/>
            <w:b/>
            <w:bCs/>
            <w:highlight w:val="none"/>
            <w:lang w:val="en-US" w:bidi="en-US"/>
          </w:rPr>
        </w:r>
      </w:ins>
    </w:p>
    <w:p w14:paraId="0CF7BBFD">
      <w:pPr>
        <w:pStyle w:val="949"/>
        <w:pBdr/>
        <w:spacing w:line="240" w:lineRule="auto"/>
        <w:ind/>
        <w:jc w:val="both"/>
        <w:rPr>
          <w:ins w:id="554" w:author="Maelis GOBINET" w:date="2026-10-14T17:36:44Z" oouserid="oc1784067975_gobinet.m"/>
          <w:rFonts w:ascii="Times New Roman" w:hAnsi="Times New Roman"/>
          <w:highlight w:val="none"/>
          <w:lang w:val="en-US" w:bidi="en-US"/>
        </w:rPr>
        <w:pPrChange w:author="Maelis GOBINET" w:date="2026-10-14T17:36:41Z" w:id="555" oouserid="oc1784067975_gobinet.m">
          <w:pPr>
            <w:pStyle w:val="949"/>
            <w:pBdr/>
            <w:spacing w:after="0" w:line="240" w:lineRule="auto"/>
            <w:ind/>
            <w:jc w:val="both"/>
          </w:pPr>
        </w:pPrChange>
      </w:pPr>
      <w:ins w:id="556" w:author="Maelis GOBINET" w:date="2026-10-14T15:35:53Z" oouserid="oc1784067975_gobinet.m">
        <w:r>
          <w:rPr>
            <w:rFonts w:ascii="Times New Roman" w:hAnsi="Times New Roman"/>
            <w:highlight w:val="none"/>
            <w:lang w:val="en-US" w:bidi="en-US"/>
          </w:rPr>
        </w:r>
      </w:ins>
      <w:ins w:id="557" w:author="Maelis GOBINET" w:date="2026-10-14T17:29:10Z" oouserid="oc1784067975_gobinet.m">
        <w:r>
          <w:rPr>
            <w:rFonts w:ascii="Times New Roman" w:hAnsi="Times New Roman"/>
            <w:lang w:val="en-US"/>
          </w:rPr>
          <w:t xml:space="preserve">As for the CDS total score, the best model for both CDS factors was Model 4, which included age, sex, anxiety and depression (Factor 1: AIC = 2299.95,  pseudo-R² = 0.925; Factor 2: AIC = 2148.05, pseudo-R² = 0.878). Neither model was improved by the addition of migraine (Supplementary Tables xx-xx).</w:t>
        </w:r>
      </w:ins>
      <w:r>
        <w:rPr>
          <w:rFonts w:ascii="Times New Roman" w:hAnsi="Times New Roman"/>
          <w:highlight w:val="none"/>
          <w:lang w:val="en-US" w:bidi="en-US"/>
        </w:rPr>
      </w:r>
      <w:ins w:id="558" w:author="Maelis GOBINET" w:date="2026-10-14T17:36:44Z" oouserid="oc1784067975_gobinet.m">
        <w:r>
          <w:rPr>
            <w:rFonts w:ascii="Times New Roman" w:hAnsi="Times New Roman"/>
            <w:lang w:val="en-US"/>
          </w:rPr>
        </w:r>
      </w:ins>
      <w:ins w:id="559" w:author="Maelis GOBINET" w:date="2026-10-14T16:20:58Z" oouserid="oc1784067975_gobinet.m">
        <w:r>
          <w:rPr>
            <w:rFonts w:ascii="Times New Roman" w:hAnsi="Times New Roman"/>
            <w:lang w:val="en-US"/>
          </w:rPr>
        </w:r>
      </w:ins>
      <w:r>
        <w:rPr>
          <w:rFonts w:ascii="Times New Roman" w:hAnsi="Times New Roman"/>
          <w:lang w:val="en-US"/>
        </w:rPr>
      </w:r>
      <w:ins w:id="560" w:author="Maelis GOBINET" w:date="2026-10-14T16:20:58Z" oouserid="oc1784067975_gobinet.m">
        <w:r>
          <w:rPr>
            <w:rFonts w:ascii="Times New Roman" w:hAnsi="Times New Roman"/>
            <w:lang w:val="en-US"/>
          </w:rPr>
        </w:r>
      </w:ins>
      <w:ins w:id="561" w:author="Maelis GOBINET" w:date="2026-10-14T17:36:44Z" oouserid="oc1784067975_gobinet.m">
        <w:r>
          <w:rPr>
            <w:rFonts w:ascii="Times New Roman" w:hAnsi="Times New Roman"/>
            <w:highlight w:val="none"/>
            <w:lang w:val="en-US" w:bidi="en-US"/>
          </w:rPr>
        </w:r>
      </w:ins>
    </w:p>
    <w:p w14:paraId="444AC123">
      <w:pPr>
        <w:pStyle w:val="949"/>
        <w:pBdr/>
        <w:spacing w:after="0" w:line="240" w:lineRule="auto"/>
        <w:ind/>
        <w:jc w:val="both"/>
        <w:rPr>
          <w:ins w:id="562" w:author="Maelis GOBINET" w:date="2026-10-14T16:31:10Z" oouserid="oc1784067975_gobinet.m"/>
          <w:rFonts w:ascii="Times New Roman" w:hAnsi="Times New Roman"/>
          <w:highlight w:val="none"/>
          <w:lang w:val="en-US" w:bidi="en-US"/>
        </w:rPr>
      </w:pPr>
      <w:ins w:id="563" w:author="Maelis GOBINET" w:date="2026-10-14T17:05:05Z" oouserid="oc1784067975_gobinet.m">
        <w:r>
          <w:rPr>
            <w:rFonts w:ascii="Times New Roman" w:hAnsi="Times New Roman"/>
            <w:b/>
            <w:bCs/>
            <w:highlight w:val="none"/>
            <w:lang w:val="en-US" w:bidi="en-US"/>
          </w:rPr>
          <w:t xml:space="preserve">Factor 1</w:t>
        </w:r>
      </w:ins>
      <w:ins w:id="564" w:author="Maelis GOBINET" w:date="2026-10-14T17:05:05Z" oouserid="oc1784067975_gobinet.m">
        <w:r>
          <w:rPr>
            <w:rFonts w:ascii="Times New Roman" w:hAnsi="Times New Roman"/>
            <w:highlight w:val="none"/>
            <w:lang w:val="en-US" w:bidi="en-US"/>
          </w:rPr>
          <w:t xml:space="preserve">. In the </w:t>
        </w:r>
      </w:ins>
      <w:ins w:id="565" w:author="Maelis GOBINET" w:date="2026-10-14T17:23:50Z" oouserid="oc1784067975_gobinet.m">
        <w:r>
          <w:rPr>
            <w:rFonts w:ascii="Times New Roman" w:hAnsi="Times New Roman"/>
            <w:highlight w:val="none"/>
            <w:lang w:val="en-US" w:bidi="en-US"/>
          </w:rPr>
          <w:t xml:space="preserve">zero-inflation component, </w:t>
        </w:r>
      </w:ins>
      <w:ins w:id="566" w:author="Maelis GOBINET" w:date="2026-10-14T17:24:00Z" oouserid="oc1784067975_gobinet.m">
        <w:r>
          <w:rPr>
            <w:rFonts w:ascii="Times New Roman" w:hAnsi="Times New Roman"/>
            <w:highlight w:val="none"/>
            <w:lang w:val="en-US" w:bidi="en-US"/>
          </w:rPr>
          <w:t xml:space="preserve">the odds of a zero score </w:t>
        </w:r>
      </w:ins>
      <w:ins w:id="567" w:author="Maelis GOBINET" w:date="2026-10-14T17:24:04Z" oouserid="oc1784067975_gobinet.m">
        <w:r>
          <w:rPr>
            <w:rFonts w:ascii="Times New Roman" w:hAnsi="Times New Roman"/>
            <w:highlight w:val="none"/>
            <w:lang w:val="en-US" w:bidi="en-US"/>
          </w:rPr>
          <w:t xml:space="preserve"> were increased </w:t>
        </w:r>
      </w:ins>
      <w:ins w:id="568" w:author="Maelis GOBINET" w:date="2026-10-14T17:24:00Z" oouserid="oc1784067975_gobinet.m">
        <w:r>
          <w:rPr>
            <w:rFonts w:ascii="Times New Roman" w:hAnsi="Times New Roman"/>
            <w:highlight w:val="none"/>
            <w:lang w:val="en-US" w:bidi="en-US"/>
          </w:rPr>
          <w:t xml:space="preserve">by 2%</w:t>
        </w:r>
      </w:ins>
      <w:ins w:id="569" w:author="Maelis GOBINET" w:date="2026-10-14T17:31:39Z" oouserid="oc1784067975_gobinet.m">
        <w:r>
          <w:rPr>
            <w:rFonts w:ascii="Times New Roman" w:hAnsi="Times New Roman"/>
            <w:highlight w:val="none"/>
            <w:lang w:val="en-US" w:bidi="en-US"/>
          </w:rPr>
          <w:t xml:space="preserve"> for each additional year of age (OR = 1.02, 95% CI [1.01–1.04], </w:t>
        </w:r>
      </w:ins>
      <w:ins w:id="570" w:author="Maelis GOBINET" w:date="2026-10-14T17:31:39Z" oouserid="oc1784067975_gobinet.m">
        <w:r>
          <w:rPr>
            <w:rFonts w:ascii="Times New Roman" w:hAnsi="Times New Roman"/>
            <w:i/>
            <w:iCs/>
            <w:highlight w:val="none"/>
            <w:lang w:val="en-US" w:bidi="en-US"/>
          </w:rPr>
          <w:t xml:space="preserve">p</w:t>
        </w:r>
      </w:ins>
      <w:ins w:id="571" w:author="Maelis GOBINET" w:date="2026-10-14T17:31:39Z" oouserid="oc1784067975_gobinet.m">
        <w:r>
          <w:rPr>
            <w:rFonts w:ascii="Times New Roman" w:hAnsi="Times New Roman"/>
            <w:highlight w:val="none"/>
            <w:lang w:val="en-US" w:bidi="en-US"/>
          </w:rPr>
          <w:t xml:space="preserve"> &lt; 0.001), whereas they were</w:t>
        </w:r>
      </w:ins>
      <w:ins w:id="572" w:author="Maelis GOBINET" w:date="2026-10-14T17:24:50Z" oouserid="oc1784067975_gobinet.m">
        <w:r>
          <w:rPr>
            <w:rFonts w:ascii="Times New Roman" w:hAnsi="Times New Roman"/>
            <w:highlight w:val="none"/>
            <w:lang w:val="en-US" w:bidi="en-US"/>
          </w:rPr>
          <w:t xml:space="preserve"> lowered by</w:t>
        </w:r>
      </w:ins>
      <w:ins w:id="573" w:author="Maelis GOBINET" w:date="2026-10-14T17:24:49Z" oouserid="oc1784067975_gobinet.m">
        <w:r>
          <w:rPr>
            <w:rFonts w:ascii="Times New Roman" w:hAnsi="Times New Roman"/>
            <w:highlight w:val="none"/>
            <w:lang w:val="en-US" w:bidi="en-US"/>
          </w:rPr>
          <w:t xml:space="preserve"> 14% </w:t>
        </w:r>
      </w:ins>
      <w:ins w:id="574" w:author="Maelis GOBINET" w:date="2026-10-14T17:07:01Z" oouserid="oc1784067975_gobinet.m">
        <w:r>
          <w:rPr>
            <w:rFonts w:ascii="Times New Roman" w:hAnsi="Times New Roman"/>
            <w:highlight w:val="none"/>
            <w:lang w:val="en-US" w:bidi="en-US"/>
          </w:rPr>
          <w:t xml:space="preserve">(</w:t>
        </w:r>
      </w:ins>
      <w:ins w:id="575" w:author="Maelis GOBINET" w:date="2026-10-14T16:24:39Z" oouserid="oc1784067975_gobinet.m">
        <w:r>
          <w:rPr>
            <w:rFonts w:ascii="Times New Roman" w:hAnsi="Times New Roman"/>
            <w:highlight w:val="none"/>
            <w:lang w:val="en-US" w:bidi="en-US"/>
          </w:rPr>
          <w:t xml:space="preserve">OR = 0.86, 95% CI </w:t>
        </w:r>
      </w:ins>
      <w:ins w:id="576" w:author="Maelis GOBINET" w:date="2026-10-14T17:31:47Z" oouserid="oc1784067975_gobinet.m">
        <w:r>
          <w:rPr>
            <w:rFonts w:ascii="Times New Roman" w:hAnsi="Times New Roman"/>
            <w:highlight w:val="none"/>
            <w:lang w:val="en-US" w:bidi="en-US"/>
          </w:rPr>
          <w:t xml:space="preserve">[0.80–0.92], </w:t>
        </w:r>
      </w:ins>
      <w:ins w:id="577" w:author="Maelis GOBINET" w:date="2026-10-14T17:31:47Z" oouserid="oc1784067975_gobinet.m">
        <w:r>
          <w:rPr>
            <w:rFonts w:ascii="Times New Roman" w:hAnsi="Times New Roman"/>
            <w:i/>
            <w:iCs/>
            <w:highlight w:val="none"/>
            <w:lang w:val="en-US" w:bidi="en-US"/>
          </w:rPr>
          <w:t xml:space="preserve">p</w:t>
        </w:r>
      </w:ins>
      <w:ins w:id="578" w:author="Maelis GOBINET" w:date="2026-10-14T17:31:47Z" oouserid="oc1784067975_gobinet.m">
        <w:r>
          <w:rPr>
            <w:rFonts w:ascii="Times New Roman" w:hAnsi="Times New Roman"/>
            <w:highlight w:val="none"/>
            <w:lang w:val="en-US" w:bidi="en-US"/>
          </w:rPr>
          <w:t xml:space="preserve"> &lt; 0.001) for each anxiety</w:t>
        </w:r>
      </w:ins>
      <w:ins w:id="579" w:author="Maelis GOBINET" w:date="2026-10-14T17:25:19Z" oouserid="oc1784067975_gobinet.m">
        <w:r>
          <w:rPr>
            <w:rFonts w:ascii="Times New Roman" w:hAnsi="Times New Roman"/>
            <w:highlight w:val="none"/>
            <w:lang w:val="en-US" w:bidi="en-US"/>
          </w:rPr>
          <w:t xml:space="preserve"> point</w:t>
        </w:r>
      </w:ins>
      <w:ins w:id="580" w:author="Maelis GOBINET" w:date="2026-10-14T17:07:25Z" oouserid="oc1784067975_gobinet.m">
        <w:r>
          <w:rPr>
            <w:rFonts w:ascii="Times New Roman" w:hAnsi="Times New Roman"/>
            <w:highlight w:val="none"/>
            <w:lang w:val="en-US" w:bidi="en-US"/>
          </w:rPr>
          <w:t xml:space="preserve"> and 9% (OR = 0.91, 95% CI </w:t>
        </w:r>
      </w:ins>
      <w:ins w:id="581" w:author="Maelis GOBINET" w:date="2026-10-14T17:31:44Z" oouserid="oc1784067975_gobinet.m">
        <w:r>
          <w:rPr>
            <w:rFonts w:ascii="Times New Roman" w:hAnsi="Times New Roman"/>
            <w:highlight w:val="none"/>
            <w:lang w:val="en-US" w:bidi="en-US"/>
          </w:rPr>
          <w:t xml:space="preserve">[0.85–0.98], </w:t>
        </w:r>
      </w:ins>
      <w:ins w:id="582" w:author="Maelis GOBINET" w:date="2026-10-14T17:31:44Z" oouserid="oc1784067975_gobinet.m">
        <w:r>
          <w:rPr>
            <w:rFonts w:ascii="Times New Roman" w:hAnsi="Times New Roman"/>
            <w:i/>
            <w:iCs/>
            <w:highlight w:val="none"/>
            <w:lang w:val="en-US" w:bidi="en-US"/>
          </w:rPr>
          <w:t xml:space="preserve">p</w:t>
        </w:r>
      </w:ins>
      <w:ins w:id="583" w:author="Maelis GOBINET" w:date="2026-10-14T17:31:44Z" oouserid="oc1784067975_gobinet.m">
        <w:r>
          <w:rPr>
            <w:rFonts w:ascii="Times New Roman" w:hAnsi="Times New Roman"/>
            <w:highlight w:val="none"/>
            <w:lang w:val="en-US" w:bidi="en-US"/>
          </w:rPr>
          <w:t xml:space="preserve"> &lt; 0.05) for each depression point. </w:t>
        </w:r>
      </w:ins>
      <w:ins w:id="584" w:author="Maelis GOBINET" w:date="2026-10-14T16:31:10Z" oouserid="oc1784067975_gobinet.m">
        <w:r>
          <w:rPr>
            <w:rFonts w:ascii="Times New Roman" w:hAnsi="Times New Roman"/>
            <w:highlight w:val="none"/>
            <w:lang w:val="en-US" w:bidi="en-US"/>
          </w:rPr>
        </w:r>
      </w:ins>
    </w:p>
    <w:p w14:paraId="13983EF2">
      <w:pPr>
        <w:pStyle w:val="949"/>
        <w:pBdr/>
        <w:spacing w:after="0" w:line="240" w:lineRule="auto"/>
        <w:ind/>
        <w:jc w:val="both"/>
        <w:rPr>
          <w:ins w:id="585" w:author="Maelis GOBINET" w:date="2026-10-14T16:31:10Z" oouserid="oc1784067975_gobinet.m"/>
          <w:rFonts w:ascii="Times New Roman" w:hAnsi="Times New Roman"/>
          <w:highlight w:val="none"/>
          <w:lang w:val="en-US" w:bidi="en-US"/>
        </w:rPr>
      </w:pPr>
      <w:ins w:id="586" w:author="Maelis GOBINET" w:date="2026-10-14T16:31:09Z" oouserid="oc1784067975_gobinet.m">
        <w:r>
          <w:rPr>
            <w:rFonts w:ascii="Times New Roman" w:hAnsi="Times New Roman"/>
            <w:highlight w:val="none"/>
            <w:lang w:val="en-US" w:bidi="en-US"/>
          </w:rPr>
        </w:r>
      </w:ins>
      <w:ins w:id="587" w:author="Maelis GOBINET" w:date="2026-10-14T17:07:54Z" oouserid="oc1784067975_gobinet.m">
        <w:r>
          <w:rPr>
            <w:rFonts w:ascii="Times New Roman" w:hAnsi="Times New Roman"/>
            <w:highlight w:val="none"/>
            <w:lang w:val="en-US" w:bidi="en-US"/>
          </w:rPr>
          <w:t xml:space="preserve">In </w:t>
        </w:r>
      </w:ins>
      <w:ins w:id="588" w:author="Maelis GOBINET" w:date="2026-10-14T17:31:56Z" oouserid="oc1784067975_gobinet.m">
        <w:r>
          <w:rPr>
            <w:rFonts w:ascii="Times New Roman" w:hAnsi="Times New Roman"/>
            <w:highlight w:val="none"/>
            <w:lang w:val="en-US" w:bidi="en-US"/>
          </w:rPr>
          <w:t xml:space="preserve">the count component, each additional year of age was associated with a 1% lower expected CDS score (IRR = 0.99, 95% CI [0.99–1.00],</w:t>
        </w:r>
      </w:ins>
      <w:ins w:id="589" w:author="Maelis GOBINET" w:date="2026-10-14T17:31:56Z" oouserid="oc1784067975_gobinet.m">
        <w:r>
          <w:rPr>
            <w:rFonts w:ascii="Times New Roman" w:hAnsi="Times New Roman"/>
            <w:i/>
            <w:iCs/>
            <w:highlight w:val="none"/>
            <w:lang w:val="en-US" w:bidi="en-US"/>
          </w:rPr>
          <w:t xml:space="preserve"> p</w:t>
        </w:r>
      </w:ins>
      <w:ins w:id="590" w:author="Maelis GOBINET" w:date="2026-10-14T17:31:56Z" oouserid="oc1784067975_gobinet.m">
        <w:r>
          <w:rPr>
            <w:rFonts w:ascii="Times New Roman" w:hAnsi="Times New Roman"/>
            <w:highlight w:val="none"/>
            <w:lang w:val="en-US" w:bidi="en-US"/>
          </w:rPr>
          <w:t xml:space="preserve"> &lt; 0.001), while each point of anxiety and depression was associated with higher expected CDS scores, by </w:t>
        </w:r>
      </w:ins>
      <w:ins w:id="591" w:author="Maelis GOBINET" w:date="2026-10-14T17:32:00Z" oouserid="oc1784067975_gobinet.m">
        <w:r>
          <w:rPr>
            <w:rFonts w:ascii="Times New Roman" w:hAnsi="Times New Roman"/>
            <w:highlight w:val="none"/>
            <w:lang w:val="en-US" w:bidi="en-US"/>
          </w:rPr>
          <w:t xml:space="preserve">6% (IRR = 1.06, 95% CI [1.03–1.10], </w:t>
        </w:r>
      </w:ins>
      <w:ins w:id="592" w:author="Maelis GOBINET" w:date="2026-10-14T17:32:00Z" oouserid="oc1784067975_gobinet.m">
        <w:r>
          <w:rPr>
            <w:rFonts w:ascii="Times New Roman" w:hAnsi="Times New Roman"/>
            <w:i/>
            <w:iCs/>
            <w:highlight w:val="none"/>
            <w:lang w:val="en-US" w:bidi="en-US"/>
          </w:rPr>
          <w:t xml:space="preserve">p</w:t>
        </w:r>
      </w:ins>
      <w:ins w:id="593" w:author="Maelis GOBINET" w:date="2026-10-14T17:32:04Z" oouserid="oc1784067975_gobinet.m">
        <w:r>
          <w:rPr>
            <w:rFonts w:ascii="Times New Roman" w:hAnsi="Times New Roman"/>
            <w:highlight w:val="none"/>
            <w:lang w:val="en-US" w:bidi="en-US"/>
          </w:rPr>
          <w:t xml:space="preserve"> &lt; 0.001) and 5% (IRR = 1.05, 95% CI [1.01–1.09], </w:t>
        </w:r>
      </w:ins>
      <w:ins w:id="594" w:author="Maelis GOBINET" w:date="2026-10-14T17:32:04Z" oouserid="oc1784067975_gobinet.m">
        <w:r>
          <w:rPr>
            <w:rFonts w:ascii="Times New Roman" w:hAnsi="Times New Roman"/>
            <w:i/>
            <w:iCs/>
            <w:highlight w:val="none"/>
            <w:lang w:val="en-US" w:bidi="en-US"/>
          </w:rPr>
          <w:t xml:space="preserve">p</w:t>
        </w:r>
      </w:ins>
      <w:ins w:id="595" w:author="Maelis GOBINET" w:date="2026-10-14T17:32:04Z" oouserid="oc1784067975_gobinet.m">
        <w:r>
          <w:rPr>
            <w:rFonts w:ascii="Times New Roman" w:hAnsi="Times New Roman"/>
            <w:highlight w:val="none"/>
            <w:lang w:val="en-US" w:bidi="en-US"/>
          </w:rPr>
          <w:t xml:space="preserve"> &lt; 0.01), respectively. </w:t>
        </w:r>
      </w:ins>
      <w:ins w:id="596" w:author="Maelis GOBINET" w:date="2026-10-14T16:31:09Z" oouserid="oc1784067975_gobinet.m">
        <w:r>
          <w:rPr>
            <w:rFonts w:ascii="Times New Roman" w:hAnsi="Times New Roman"/>
            <w:highlight w:val="none"/>
            <w:lang w:val="en-US" w:bidi="en-US"/>
          </w:rPr>
        </w:r>
      </w:ins>
      <w:ins w:id="597" w:author="Maelis GOBINET" w:date="2026-10-14T16:31:10Z" oouserid="oc1784067975_gobinet.m">
        <w:r/>
      </w:ins>
    </w:p>
    <w:p w14:paraId="1589992F">
      <w:pPr>
        <w:pStyle w:val="949"/>
        <w:pBdr/>
        <w:spacing w:line="240" w:lineRule="auto"/>
        <w:ind/>
        <w:jc w:val="both"/>
        <w:rPr>
          <w:ins w:id="598" w:author="Maelis GOBINET" w:date="2026-10-14T17:36:50Z" oouserid="oc1784067975_gobinet.m"/>
          <w:rFonts w:ascii="Times New Roman" w:hAnsi="Times New Roman"/>
          <w:highlight w:val="none"/>
          <w:lang w:val="en-US" w:bidi="en-US"/>
        </w:rPr>
        <w:pPrChange w:author="Maelis GOBINET" w:date="2026-10-14T17:36:49Z" w:id="599" oouserid="oc1784067975_gobinet.m">
          <w:pPr>
            <w:pStyle w:val="949"/>
            <w:pBdr/>
            <w:spacing w:after="0" w:line="240" w:lineRule="auto"/>
            <w:ind/>
            <w:jc w:val="both"/>
          </w:pPr>
        </w:pPrChange>
      </w:pPr>
      <w:ins w:id="600" w:author="Maelis GOBINET" w:date="2026-10-14T17:32:07Z" oouserid="oc1784067975_gobinet.m">
        <w:r>
          <w:rPr>
            <w:rFonts w:ascii="Times New Roman" w:hAnsi="Times New Roman"/>
            <w:highlight w:val="none"/>
            <w:lang w:val="en-US" w:bidi="en-US"/>
          </w:rPr>
          <w:t xml:space="preserve">Sex was associated with neither the probability of a zero score (</w:t>
        </w:r>
      </w:ins>
      <w:ins w:id="601" w:author="Maelis GOBINET" w:date="2026-10-14T17:32:07Z" oouserid="oc1784067975_gobinet.m">
        <w:r>
          <w:rPr>
            <w:rFonts w:ascii="Times New Roman" w:hAnsi="Times New Roman"/>
            <w:i/>
            <w:iCs/>
            <w:highlight w:val="none"/>
            <w:lang w:val="en-US" w:bidi="en-US"/>
          </w:rPr>
          <w:t xml:space="preserve">p</w:t>
        </w:r>
      </w:ins>
      <w:ins w:id="602" w:author="Maelis GOBINET" w:date="2026-10-14T17:32:10Z" oouserid="oc1784067975_gobinet.m">
        <w:r>
          <w:rPr>
            <w:rFonts w:ascii="Times New Roman" w:hAnsi="Times New Roman"/>
            <w:highlight w:val="none"/>
            <w:lang w:val="en-US" w:bidi="en-US"/>
          </w:rPr>
          <w:t xml:space="preserve"> = 0.244) nor the expected CDS score (</w:t>
        </w:r>
      </w:ins>
      <w:ins w:id="603" w:author="Maelis GOBINET" w:date="2026-10-14T17:32:10Z" oouserid="oc1784067975_gobinet.m">
        <w:r>
          <w:rPr>
            <w:rFonts w:ascii="Times New Roman" w:hAnsi="Times New Roman"/>
            <w:i/>
            <w:iCs/>
            <w:highlight w:val="none"/>
            <w:lang w:val="en-US" w:bidi="en-US"/>
          </w:rPr>
          <w:t xml:space="preserve">p</w:t>
        </w:r>
      </w:ins>
      <w:ins w:id="604" w:author="Maelis GOBINET" w:date="2026-10-14T17:32:10Z" oouserid="oc1784067975_gobinet.m">
        <w:r>
          <w:rPr>
            <w:rFonts w:ascii="Times New Roman" w:hAnsi="Times New Roman"/>
            <w:highlight w:val="none"/>
            <w:lang w:val="en-US" w:bidi="en-US"/>
          </w:rPr>
          <w:t xml:space="preserve"> = 0.181).</w:t>
        </w:r>
      </w:ins>
      <w:ins w:id="605" w:author="Maelis GOBINET" w:date="2026-10-14T16:21:04Z" oouserid="oc1784067975_gobinet.m">
        <w:r>
          <w:rPr>
            <w:rFonts w:ascii="Times New Roman" w:hAnsi="Times New Roman"/>
            <w:highlight w:val="none"/>
            <w:lang w:val="en-US" w:bidi="en-US"/>
          </w:rPr>
        </w:r>
      </w:ins>
      <w:ins w:id="606" w:author="Maelis GOBINET" w:date="2026-10-14T17:36:50Z" oouserid="oc1784067975_gobinet.m">
        <w:r/>
      </w:ins>
      <w:r>
        <w:rPr>
          <w:rFonts w:ascii="Times New Roman" w:hAnsi="Times New Roman"/>
          <w:lang w:val="en-US"/>
        </w:rPr>
      </w:r>
      <w:ins w:id="607" w:author="Maelis GOBINET" w:date="2026-10-14T16:32:26Z" oouserid="oc1784067975_gobinet.m">
        <w:r>
          <w:rPr>
            <w:rFonts w:ascii="Times New Roman" w:hAnsi="Times New Roman"/>
            <w:lang w:val="en-US"/>
          </w:rPr>
        </w:r>
      </w:ins>
      <w:ins w:id="608" w:author="Maelis GOBINET" w:date="2026-10-14T17:36:50Z" oouserid="oc1784067975_gobinet.m">
        <w:r>
          <w:rPr>
            <w:rFonts w:ascii="Times New Roman" w:hAnsi="Times New Roman"/>
            <w:highlight w:val="none"/>
            <w:lang w:val="en-US" w:bidi="en-US"/>
          </w:rPr>
        </w:r>
      </w:ins>
    </w:p>
    <w:p w14:paraId="25BEE440">
      <w:pPr>
        <w:pStyle w:val="949"/>
        <w:pBdr/>
        <w:spacing w:after="0" w:line="240" w:lineRule="auto"/>
        <w:ind/>
        <w:jc w:val="both"/>
        <w:rPr>
          <w:ins w:id="610" w:author="Maelis GOBINET" w:date="2026-10-14T16:39:15Z" oouserid="oc1784067975_gobinet.m"/>
          <w:rFonts w:ascii="Times New Roman" w:hAnsi="Times New Roman"/>
          <w:highlight w:val="none"/>
          <w:lang w:val="en-GB"/>
          <w:rPrChange w:id="609" w:author="Maelis GOBINET" w:date="2026-10-14T17:37:21Z" oouserid="oc1784067975_gobinet.m">
            <w:rPr>
              <w:rFonts w:ascii="Times New Roman" w:hAnsi="Times New Roman"/>
              <w:highlight w:val="none"/>
              <w:lang w:val="en-US" w:bidi="en-US"/>
            </w:rPr>
          </w:rPrChange>
        </w:rPr>
      </w:pPr>
      <w:ins w:id="611" w:author="Maelis GOBINET" w:date="2026-10-14T17:10:13Z" oouserid="oc1784067975_gobinet.m">
        <w:r>
          <w:rPr>
            <w:rFonts w:ascii="Times New Roman" w:hAnsi="Times New Roman"/>
            <w:b/>
            <w:bCs/>
            <w:highlight w:val="none"/>
            <w:lang w:val="en-US" w:bidi="en-US"/>
          </w:rPr>
          <w:t xml:space="preserve">Factor 2</w:t>
        </w:r>
      </w:ins>
      <w:ins w:id="612" w:author="Maelis GOBINET" w:date="2026-10-14T17:28:15Z" oouserid="oc1784067975_gobinet.m">
        <w:r>
          <w:rPr>
            <w:rFonts w:ascii="Times New Roman" w:hAnsi="Times New Roman"/>
            <w:highlight w:val="none"/>
            <w:lang w:val="en-US" w:bidi="en-US"/>
          </w:rPr>
          <w:t xml:space="preserve">. The pattern differed from Factor 1. In the </w:t>
        </w:r>
      </w:ins>
      <w:ins w:id="613" w:author="Maelis GOBINET" w:date="2026-10-14T17:10:53Z" oouserid="oc1784067975_gobinet.m">
        <w:r>
          <w:rPr>
            <w:rFonts w:ascii="Times New Roman" w:hAnsi="Times New Roman"/>
            <w:highlight w:val="none"/>
            <w:lang w:val="en-US" w:bidi="en-US"/>
          </w:rPr>
          <w:t xml:space="preserve">zero-inflation component, only </w:t>
        </w:r>
      </w:ins>
      <w:ins w:id="614" w:author="Maelis GOBINET" w:date="2026-10-14T17:11:27Z" oouserid="oc1784067975_gobinet.m">
        <w:r>
          <w:rPr>
            <w:rFonts w:ascii="Times New Roman" w:hAnsi="Times New Roman"/>
            <w:highlight w:val="none"/>
            <w:lang w:val="en-US" w:bidi="en-US"/>
          </w:rPr>
          <w:t xml:space="preserve">anxiety and depression were associated with the probability of a zero score, with respectively 9% </w:t>
        </w:r>
      </w:ins>
      <w:ins w:id="615" w:author="Maelis GOBINET" w:date="2026-10-14T16:40:55Z" oouserid="oc1784067975_gobinet.m">
        <w:r>
          <w:rPr>
            <w:rFonts w:ascii="Times New Roman" w:hAnsi="Times New Roman" w:eastAsia="Times New Roman" w:cs="Times New Roman"/>
            <w:highlight w:val="none"/>
            <w:lang w:val="en-US" w:bidi="en-US"/>
          </w:rPr>
          <w:t xml:space="preserve">(</w:t>
        </w:r>
      </w:ins>
      <w:ins w:id="616" w:author="Maelis GOBINET" w:date="2026-10-14T16:41:29Z" oouserid="oc1784067975_gobinet.m">
        <w:r>
          <w:rPr>
            <w:rFonts w:ascii="Times New Roman" w:hAnsi="Times New Roman" w:eastAsia="Times New Roman" w:cs="Times New Roman"/>
            <w:highlight w:val="none"/>
            <w:lang w:val="en-US" w:bidi="en-US"/>
          </w:rPr>
          <w:t xml:space="preserve">OR = 0.91, 95% CI </w:t>
        </w:r>
      </w:ins>
      <w:ins w:id="617" w:author="Maelis GOBINET" w:date="2026-10-14T17:32:19Z" oouserid="oc1784067975_gobinet.m">
        <w:r>
          <w:rPr>
            <w:rFonts w:ascii="Times New Roman" w:hAnsi="Times New Roman" w:eastAsia="Times New Roman" w:cs="Times New Roman"/>
            <w:highlight w:val="none"/>
            <w:lang w:val="en-US" w:bidi="en-US"/>
          </w:rPr>
          <w:t xml:space="preserve">[0.85–0.97], </w:t>
        </w:r>
      </w:ins>
      <w:ins w:id="618" w:author="Maelis GOBINET" w:date="2026-10-14T17:32:19Z" oouserid="oc1784067975_gobinet.m">
        <w:r>
          <w:rPr>
            <w:rFonts w:ascii="Times New Roman" w:hAnsi="Times New Roman" w:eastAsia="Times New Roman" w:cs="Times New Roman"/>
            <w:i/>
            <w:iCs/>
            <w:highlight w:val="none"/>
            <w:lang w:val="en-US" w:bidi="en-US"/>
          </w:rPr>
          <w:t xml:space="preserve">p</w:t>
        </w:r>
      </w:ins>
      <w:ins w:id="619" w:author="Maelis GOBINET" w:date="2026-10-14T17:32:19Z" oouserid="oc1784067975_gobinet.m">
        <w:r>
          <w:rPr>
            <w:rFonts w:ascii="Times New Roman" w:hAnsi="Times New Roman" w:eastAsia="Times New Roman" w:cs="Times New Roman"/>
            <w:highlight w:val="none"/>
            <w:lang w:val="en-US" w:bidi="en-US"/>
          </w:rPr>
          <w:t xml:space="preserve"> &lt; 0.01)</w:t>
        </w:r>
      </w:ins>
      <w:ins w:id="620" w:author="Maelis GOBINET" w:date="2026-10-14T17:11:41Z" oouserid="oc1784067975_gobinet.m">
        <w:r>
          <w:rPr>
            <w:rFonts w:ascii="Times New Roman" w:hAnsi="Times New Roman" w:eastAsia="Times New Roman" w:cs="Times New Roman"/>
            <w:highlight w:val="none"/>
            <w:lang w:val="en-US" w:bidi="en-US"/>
          </w:rPr>
          <w:t xml:space="preserve"> and 21% (OR = 0.79, 95% CI </w:t>
        </w:r>
      </w:ins>
      <w:ins w:id="621" w:author="Maelis GOBINET" w:date="2026-10-14T17:32:22Z" oouserid="oc1784067975_gobinet.m">
        <w:r>
          <w:rPr>
            <w:rFonts w:ascii="Times New Roman" w:hAnsi="Times New Roman" w:eastAsia="Times New Roman" w:cs="Times New Roman"/>
            <w:highlight w:val="none"/>
            <w:lang w:val="en-US" w:bidi="en-US"/>
          </w:rPr>
          <w:t xml:space="preserve">[0.72–0.85],</w:t>
        </w:r>
      </w:ins>
      <w:ins w:id="622" w:author="Maelis GOBINET" w:date="2026-10-14T17:32:22Z" oouserid="oc1784067975_gobinet.m">
        <w:r>
          <w:rPr>
            <w:rFonts w:ascii="Times New Roman" w:hAnsi="Times New Roman" w:eastAsia="Times New Roman" w:cs="Times New Roman"/>
            <w:i/>
            <w:iCs/>
            <w:highlight w:val="none"/>
            <w:lang w:val="en-US" w:bidi="en-US"/>
          </w:rPr>
          <w:t xml:space="preserve"> p</w:t>
        </w:r>
      </w:ins>
      <w:ins w:id="623" w:author="Maelis GOBINET" w:date="2026-10-14T17:32:22Z" oouserid="oc1784067975_gobinet.m">
        <w:r>
          <w:rPr>
            <w:rFonts w:ascii="Times New Roman" w:hAnsi="Times New Roman" w:eastAsia="Times New Roman" w:cs="Times New Roman"/>
            <w:highlight w:val="none"/>
            <w:lang w:val="en-US" w:bidi="en-US"/>
          </w:rPr>
          <w:t xml:space="preserve"> &lt; </w:t>
        </w:r>
      </w:ins>
      <w:ins w:id="624" w:author="Maelis GOBINET" w:date="2026-10-14T17:37:21Z" oouserid="oc1784067975_gobinet.m">
        <w:r>
          <w:rPr>
            <w:rFonts w:ascii="Times New Roman" w:hAnsi="Times New Roman" w:eastAsia="Times New Roman" w:cs="Times New Roman"/>
          </w:rPr>
          <w:t xml:space="preserve">0.001)</w:t>
        </w:r>
      </w:ins>
      <w:ins w:id="625" w:author="Maelis GOBINET" w:date="2026-10-14T17:37:21Z" oouserid="oc1784067975_gobinet.m">
        <w:r>
          <w:rPr>
            <w:rFonts w:ascii="Times New Roman" w:hAnsi="Times New Roman" w:eastAsia="Times New Roman" w:cs="Times New Roman"/>
            <w:lang w:val="en-GB"/>
          </w:rPr>
          <w:t xml:space="preserve"> lower odds per point. There was no association between the probability of a zero score and sex (</w:t>
        </w:r>
      </w:ins>
      <w:ins w:id="626" w:author="Maelis GOBINET" w:date="2026-10-14T17:32:27Z" oouserid="oc1784067975_gobinet.m">
        <w:r>
          <w:rPr>
            <w:rFonts w:ascii="Times New Roman" w:hAnsi="Times New Roman" w:eastAsia="Times New Roman" w:cs="Times New Roman"/>
            <w:i/>
            <w:iCs/>
            <w:lang w:val="en-GB"/>
          </w:rPr>
          <w:t xml:space="preserve">p</w:t>
        </w:r>
      </w:ins>
      <w:ins w:id="627" w:author="Maelis GOBINET" w:date="2026-10-14T17:32:27Z" oouserid="oc1784067975_gobinet.m">
        <w:r>
          <w:rPr>
            <w:rFonts w:ascii="Times New Roman" w:hAnsi="Times New Roman" w:eastAsia="Times New Roman" w:cs="Times New Roman"/>
            <w:lang w:val="en-GB"/>
          </w:rPr>
          <w:t xml:space="preserve"> = 0.638), while</w:t>
        </w:r>
      </w:ins>
      <w:ins w:id="628" w:author="Maelis GOBINET" w:date="2026-10-14T17:32:30Z" oouserid="oc1784067975_gobinet.m">
        <w:r>
          <w:rPr>
            <w:rFonts w:ascii="Times New Roman" w:hAnsi="Times New Roman" w:eastAsia="Times New Roman" w:cs="Times New Roman"/>
            <w:lang w:val="en-GB"/>
          </w:rPr>
          <w:t xml:space="preserve"> age showed a non-significant trend (</w:t>
        </w:r>
      </w:ins>
      <w:ins w:id="629" w:author="Maelis GOBINET" w:date="2026-10-14T17:32:30Z" oouserid="oc1784067975_gobinet.m">
        <w:r>
          <w:rPr>
            <w:rFonts w:ascii="Times New Roman" w:hAnsi="Times New Roman" w:eastAsia="Times New Roman" w:cs="Times New Roman"/>
            <w:i/>
            <w:iCs/>
            <w:lang w:val="en-GB"/>
          </w:rPr>
          <w:t xml:space="preserve">p</w:t>
        </w:r>
      </w:ins>
      <w:ins w:id="630" w:author="Maelis GOBINET" w:date="2026-10-14T17:32:30Z" oouserid="oc1784067975_gobinet.m">
        <w:r>
          <w:rPr>
            <w:rFonts w:ascii="Times New Roman" w:hAnsi="Times New Roman" w:eastAsia="Times New Roman" w:cs="Times New Roman"/>
            <w:lang w:val="en-GB"/>
          </w:rPr>
          <w:t xml:space="preserve"> = 0.052)</w:t>
        </w:r>
      </w:ins>
      <w:ins w:id="631" w:author="Maelis GOBINET" w:date="2026-10-14T17:20:11Z" oouserid="oc1784067975_gobinet.m">
        <w:r>
          <w:rPr>
            <w:rFonts w:ascii="Times New Roman" w:hAnsi="Times New Roman" w:eastAsia="Times New Roman" w:cs="Times New Roman"/>
            <w:lang w:val="en-GB"/>
          </w:rPr>
          <w:t xml:space="preserve">.</w:t>
        </w:r>
      </w:ins>
      <w:ins w:id="632" w:author="Maelis GOBINET" w:date="2026-10-14T16:39:15Z" oouserid="oc1784067975_gobinet.m">
        <w:r>
          <w:rPr>
            <w:rFonts w:ascii="Times New Roman" w:hAnsi="Times New Roman"/>
            <w:highlight w:val="none"/>
            <w:lang w:val="en-GB" w:bidi="en-US"/>
            <w:rPrChange w:id="633" w:author="Maelis GOBINET" w:date="2026-10-14T17:37:21Z" oouserid="oc1784067975_gobinet.m">
              <w:rPr>
                <w:rFonts w:ascii="Times New Roman" w:hAnsi="Times New Roman"/>
                <w:highlight w:val="none"/>
                <w:lang w:val="en-US" w:bidi="en-US"/>
              </w:rPr>
            </w:rPrChange>
          </w:rPr>
        </w:r>
      </w:ins>
    </w:p>
    <w:p w14:paraId="0C2528E1">
      <w:pPr>
        <w:pStyle w:val="949"/>
        <w:pBdr/>
        <w:spacing w:after="0" w:line="240" w:lineRule="auto"/>
        <w:ind/>
        <w:jc w:val="both"/>
        <w:rPr>
          <w:ins w:id="634" w:author="Maelis GOBINET" w:date="2026-10-14T16:32:26Z" oouserid="oc1784067975_gobinet.m"/>
          <w:rFonts w:ascii="Times New Roman" w:hAnsi="Times New Roman"/>
          <w:highlight w:val="none"/>
          <w:lang w:val="en-US" w:bidi="en-US"/>
        </w:rPr>
      </w:pPr>
      <w:ins w:id="635" w:author="Maelis GOBINET" w:date="2026-10-14T16:32:26Z" oouserid="oc1784067975_gobinet.m">
        <w:r>
          <w:rPr>
            <w:rFonts w:ascii="Times New Roman" w:hAnsi="Times New Roman"/>
            <w:highlight w:val="none"/>
            <w:lang w:val="en-US" w:bidi="en-US"/>
          </w:rPr>
        </w:r>
      </w:ins>
      <w:ins w:id="636" w:author="Maelis GOBINET" w:date="2026-10-14T17:13:02Z" oouserid="oc1784067975_gobinet.m">
        <w:r>
          <w:rPr>
            <w:rFonts w:ascii="Times New Roman" w:hAnsi="Times New Roman"/>
            <w:highlight w:val="none"/>
            <w:lang w:val="en-US" w:bidi="en-US"/>
          </w:rPr>
          <w:t xml:space="preserve">In </w:t>
        </w:r>
      </w:ins>
      <w:ins w:id="637" w:author="Maelis GOBINET" w:date="2026-10-14T17:32:37Z" oouserid="oc1784067975_gobinet.m">
        <w:r>
          <w:rPr>
            <w:rFonts w:ascii="Times New Roman" w:hAnsi="Times New Roman"/>
            <w:highlight w:val="none"/>
            <w:lang w:val="en-US" w:bidi="en-US"/>
          </w:rPr>
          <w:t xml:space="preserve">the count component, higher expected CDS scores were predicted by sex and depression : women had a 22% higher expected CDS score than men (IRR = 1.22, 95% CI [1.01–1.47], </w:t>
        </w:r>
      </w:ins>
      <w:ins w:id="638" w:author="Maelis GOBINET" w:date="2026-10-14T17:32:37Z" oouserid="oc1784067975_gobinet.m">
        <w:r>
          <w:rPr>
            <w:rFonts w:ascii="Times New Roman" w:hAnsi="Times New Roman"/>
            <w:i/>
            <w:iCs/>
            <w:highlight w:val="none"/>
            <w:lang w:val="en-US" w:bidi="en-US"/>
          </w:rPr>
          <w:t xml:space="preserve">p</w:t>
        </w:r>
      </w:ins>
      <w:ins w:id="639" w:author="Maelis GOBINET" w:date="2026-10-14T17:32:37Z" oouserid="oc1784067975_gobinet.m">
        <w:r>
          <w:rPr>
            <w:rFonts w:ascii="Times New Roman" w:hAnsi="Times New Roman"/>
            <w:highlight w:val="none"/>
            <w:lang w:val="en-US" w:bidi="en-US"/>
          </w:rPr>
          <w:t xml:space="preserve"> &lt; 0.05) and </w:t>
        </w:r>
      </w:ins>
      <w:ins w:id="640" w:author="Maelis GOBINET" w:date="2026-10-14T17:27:01Z" oouserid="oc1784067975_gobinet.m">
        <w:r>
          <w:rPr>
            <w:rFonts w:ascii="Times New Roman" w:hAnsi="Times New Roman"/>
            <w:highlight w:val="none"/>
            <w:lang w:val="en-US" w:bidi="en-US"/>
          </w:rPr>
          <w:t xml:space="preserve">the expected CDS score was 9% higher (</w:t>
        </w:r>
      </w:ins>
      <w:ins w:id="641" w:author="Maelis GOBINET" w:date="2026-10-14T17:32:41Z" oouserid="oc1784067975_gobinet.m">
        <w:r>
          <w:rPr>
            <w:rFonts w:ascii="Times New Roman" w:hAnsi="Times New Roman"/>
            <w:highlight w:val="none"/>
            <w:lang w:val="en-US" w:bidi="en-US"/>
          </w:rPr>
          <w:t xml:space="preserve">IRR = 1.09, 95% CI [1.06–1.13], </w:t>
        </w:r>
      </w:ins>
      <w:ins w:id="642" w:author="Maelis GOBINET" w:date="2026-10-14T17:32:41Z" oouserid="oc1784067975_gobinet.m">
        <w:r>
          <w:rPr>
            <w:rFonts w:ascii="Times New Roman" w:hAnsi="Times New Roman"/>
            <w:i/>
            <w:iCs/>
            <w:highlight w:val="none"/>
            <w:lang w:val="en-US" w:bidi="en-US"/>
          </w:rPr>
          <w:t xml:space="preserve">p</w:t>
        </w:r>
      </w:ins>
      <w:ins w:id="643" w:author="Maelis GOBINET" w:date="2026-10-14T17:32:41Z" oouserid="oc1784067975_gobinet.m">
        <w:r>
          <w:rPr>
            <w:rFonts w:ascii="Times New Roman" w:hAnsi="Times New Roman"/>
            <w:highlight w:val="none"/>
            <w:lang w:val="en-US" w:bidi="en-US"/>
          </w:rPr>
          <w:t xml:space="preserve"> &lt; 0.001)for </w:t>
        </w:r>
      </w:ins>
      <w:ins w:id="644" w:author="Maelis GOBINET" w:date="2026-10-14T17:13:46Z" oouserid="oc1784067975_gobinet.m">
        <w:r>
          <w:rPr>
            <w:rFonts w:ascii="Times New Roman" w:hAnsi="Times New Roman"/>
            <w:highlight w:val="none"/>
            <w:lang w:val="en-US" w:bidi="en-US"/>
          </w:rPr>
          <w:t xml:space="preserve">each point of depression</w:t>
        </w:r>
      </w:ins>
      <w:ins w:id="645" w:author="Maelis GOBINET" w:date="2026-10-14T17:26:52Z" oouserid="oc1784067975_gobinet.m">
        <w:r>
          <w:rPr>
            <w:rFonts w:ascii="Times New Roman" w:hAnsi="Times New Roman"/>
            <w:highlight w:val="none"/>
            <w:lang w:val="en-US" w:bidi="en-US"/>
          </w:rPr>
          <w:t xml:space="preserve">. </w:t>
        </w:r>
      </w:ins>
      <w:ins w:id="646" w:author="Maelis GOBINET" w:date="2026-10-14T16:32:26Z" oouserid="oc1784067975_gobinet.m">
        <w:r/>
      </w:ins>
      <w:ins w:id="647" w:author="Maelis GOBINET" w:date="2026-10-14T16:32:26Z" oouserid="oc1784067975_gobinet.m">
        <w:r>
          <w:rPr>
            <w:rFonts w:ascii="Times New Roman" w:hAnsi="Times New Roman"/>
            <w:highlight w:val="none"/>
            <w:lang w:val="en-US" w:bidi="en-US"/>
          </w:rPr>
        </w:r>
      </w:ins>
    </w:p>
    <w:p w14:paraId="478F2F15">
      <w:pPr>
        <w:pStyle w:val="949"/>
        <w:pBdr/>
        <w:spacing w:after="0" w:line="240" w:lineRule="auto"/>
        <w:ind/>
        <w:jc w:val="both"/>
        <w:rPr>
          <w:ins w:id="648" w:author="Maelis GOBINET" w:date="2026-10-14T17:14:29Z" oouserid="oc1784067975_gobinet.m"/>
          <w:highlight w:val="none"/>
        </w:rPr>
      </w:pPr>
      <w:ins w:id="649" w:author="Maelis GOBINET" w:date="2026-10-14T17:32:47Z" oouserid="oc1784067975_gobinet.m">
        <w:r>
          <w:rPr>
            <w:rFonts w:ascii="Times New Roman" w:hAnsi="Times New Roman"/>
            <w:highlight w:val="none"/>
            <w:lang w:val="en-US" w:bidi="en-US"/>
          </w:rPr>
          <w:t xml:space="preserve">Neither age (</w:t>
        </w:r>
      </w:ins>
      <w:ins w:id="650" w:author="Maelis GOBINET" w:date="2026-10-14T17:32:47Z" oouserid="oc1784067975_gobinet.m">
        <w:r>
          <w:rPr>
            <w:rFonts w:ascii="Times New Roman" w:hAnsi="Times New Roman"/>
            <w:i/>
            <w:iCs/>
            <w:highlight w:val="none"/>
            <w:lang w:val="en-US" w:bidi="en-US"/>
          </w:rPr>
          <w:t xml:space="preserve">p</w:t>
        </w:r>
      </w:ins>
      <w:ins w:id="651" w:author="Maelis GOBINET" w:date="2026-10-14T17:32:47Z" oouserid="oc1784067975_gobinet.m">
        <w:r>
          <w:rPr>
            <w:rFonts w:ascii="Times New Roman" w:hAnsi="Times New Roman"/>
            <w:highlight w:val="none"/>
            <w:lang w:val="en-US" w:bidi="en-US"/>
          </w:rPr>
          <w:t xml:space="preserve"> = 0.136) nor anxiety (</w:t>
        </w:r>
      </w:ins>
      <w:ins w:id="652" w:author="Maelis GOBINET" w:date="2026-10-14T17:32:44Z" oouserid="oc1784067975_gobinet.m">
        <w:r>
          <w:rPr>
            <w:rFonts w:ascii="Times New Roman" w:hAnsi="Times New Roman"/>
            <w:i/>
            <w:iCs/>
            <w:highlight w:val="none"/>
            <w:lang w:val="en-US" w:bidi="en-US"/>
          </w:rPr>
          <w:t xml:space="preserve">p</w:t>
        </w:r>
      </w:ins>
      <w:ins w:id="653" w:author="Maelis GOBINET" w:date="2026-10-14T17:32:44Z" oouserid="oc1784067975_gobinet.m">
        <w:r>
          <w:rPr>
            <w:rFonts w:ascii="Times New Roman" w:hAnsi="Times New Roman"/>
            <w:highlight w:val="none"/>
            <w:lang w:val="en-US" w:bidi="en-US"/>
          </w:rPr>
          <w:t xml:space="preserve"> = 0.998) were associated with the expected CDS score.</w:t>
        </w:r>
      </w:ins>
      <w:ins w:id="654" w:author="Maelis GOBINET" w:date="2026-10-14T16:54:00Z" oouserid="oc1784067975_gobinet.m">
        <w:r>
          <w:rPr>
            <w:highlight w:val="none"/>
            <w:lang w:val="en-US"/>
          </w:rPr>
        </w:r>
      </w:ins>
      <w:ins w:id="655" w:author="Maelis GOBINET" w:date="2026-10-14T17:14:29Z" oouserid="oc1784067975_gobinet.m">
        <w:r>
          <w:rPr>
            <w:highlight w:val="none"/>
          </w:rPr>
        </w:r>
      </w:ins>
    </w:p>
    <w:p w14:paraId="49355200">
      <w:pPr>
        <w:pStyle w:val="949"/>
        <w:pBdr/>
        <w:spacing w:after="0" w:line="240" w:lineRule="auto"/>
        <w:ind/>
        <w:jc w:val="both"/>
        <w:rPr>
          <w:rFonts w:ascii="Times New Roman" w:hAnsi="Times New Roman"/>
          <w:lang w:val="en-US"/>
        </w:rPr>
      </w:pPr>
      <w:r>
        <w:rPr>
          <w:rFonts w:ascii="Times New Roman" w:hAnsi="Times New Roman"/>
          <w:highlight w:val="none"/>
          <w:lang w:val="en-US" w:bidi="en-US"/>
        </w:rPr>
      </w:r>
      <w:r>
        <w:rPr>
          <w:rFonts w:ascii="Times New Roman" w:hAnsi="Times New Roman"/>
          <w:highlight w:val="none"/>
          <w:lang w:val="en-US" w:bidi="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19978" cy="1954530"/>
                <wp:effectExtent l="0" t="0" r="0" b="0"/>
                <wp:docPr id="3" name="_x0000_i1027"/>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15">
                          <a:extLst>
                            <a:ext uri="{96DAC541-7B7A-43D3-8B79-37D633B846F1}">
                              <asvg:svgBlip xmlns:asvg="http://schemas.microsoft.com/office/drawing/2016/SVG/main" r:embed="rId16"/>
                            </a:ext>
                          </a:extLst>
                        </a:blip>
                        <a:stretch/>
                      </pic:blipFill>
                      <pic:spPr bwMode="auto">
                        <a:xfrm>
                          <a:off x="0" y="0"/>
                          <a:ext cx="6119978" cy="195453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81.89pt;height:153.90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23280" cy="1492872"/>
                <wp:effectExtent l="0" t="0" r="0" b="0"/>
                <wp:docPr id="4" name="_x0000_i1028"/>
                <wp:cNvGraphicFramePr/>
                <a:graphic xmlns:a="http://schemas.openxmlformats.org/drawingml/2006/main">
                  <a:graphicData uri="http://schemas.openxmlformats.org/drawingml/2006/picture">
                    <pic:pic xmlns:pic="http://schemas.openxmlformats.org/drawingml/2006/picture">
                      <pic:nvPicPr>
                        <pic:cNvPr id="0" name="" descr="Une image contenant texte, capture d’écran, diagramme, conception&#10;&#10;Description générée automatiquement"/>
                        <pic:cNvPicPr/>
                        <pic:nvPr/>
                      </pic:nvPicPr>
                      <pic:blipFill rotWithShape="1">
                        <a:blip r:embed="rId17"/>
                        <a:stretch/>
                      </pic:blipFill>
                      <pic:spPr bwMode="auto">
                        <a:xfrm>
                          <a:off x="0" y="0"/>
                          <a:ext cx="6123280" cy="149287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2.15pt;height:117.55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6126226" cy="1350340"/>
                <wp:effectExtent l="0" t="0" r="0" b="0"/>
                <wp:docPr id="5" name="_x0000_i1029"/>
                <wp:cNvGraphicFramePr/>
                <a:graphic xmlns:a="http://schemas.openxmlformats.org/drawingml/2006/main">
                  <a:graphicData uri="http://schemas.openxmlformats.org/drawingml/2006/picture">
                    <pic:pic xmlns:pic="http://schemas.openxmlformats.org/drawingml/2006/picture">
                      <pic:nvPicPr>
                        <pic:cNvPr id="0" name="" descr="Une image contenant capture d’écran&#10;&#10;Description générée automatiquement"/>
                        <pic:cNvPicPr/>
                        <pic:nvPr/>
                      </pic:nvPicPr>
                      <pic:blipFill rotWithShape="1">
                        <a:blip r:embed="rId18"/>
                        <a:stretch/>
                      </pic:blipFill>
                      <pic:spPr bwMode="auto">
                        <a:xfrm>
                          <a:off x="0" y="0"/>
                          <a:ext cx="6126226" cy="13503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82.38pt;height:106.33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3291180" cy="2163369"/>
                <wp:effectExtent l="0" t="0" r="0" b="0"/>
                <wp:docPr id="6" name="_x0000_i1030"/>
                <wp:cNvGraphicFramePr/>
                <a:graphic xmlns:a="http://schemas.openxmlformats.org/drawingml/2006/main">
                  <a:graphicData uri="http://schemas.openxmlformats.org/drawingml/2006/picture">
                    <pic:pic xmlns:pic="http://schemas.openxmlformats.org/drawingml/2006/picture">
                      <pic:nvPicPr>
                        <pic:cNvPr id="0" name="" descr="Une image contenant texte, capture d’écran, Police, nombre&#10;&#10;Description générée automatiquement"/>
                        <pic:cNvPicPr/>
                        <pic:nvPr/>
                      </pic:nvPicPr>
                      <pic:blipFill rotWithShape="1">
                        <a:blip r:embed="rId19"/>
                        <a:stretch/>
                      </pic:blipFill>
                      <pic:spPr bwMode="auto">
                        <a:xfrm>
                          <a:off x="0" y="0"/>
                          <a:ext cx="3291180" cy="216336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9.15pt;height:170.34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firstLine="708"/>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bCs/>
          <w:lang w:val="en-US"/>
        </w:rPr>
      </w:pPr>
      <w:r>
        <w:rPr>
          <w:rFonts w:ascii="Times New Roman" w:hAnsi="Times New Roman"/>
          <w:b/>
          <w:bCs/>
          <w:lang w:val="en-US"/>
        </w:rPr>
        <w:t xml:space="preserve">Table 2. Results from linear regression analyses with age and sex as indepe</w:t>
      </w:r>
      <w:r>
        <w:rPr>
          <w:rFonts w:ascii="Times New Roman" w:hAnsi="Times New Roman"/>
          <w:b/>
          <w:bCs/>
          <w:lang w:val="en-US"/>
        </w:rPr>
        <w:t xml:space="preserve">ndent variables.</w:t>
      </w:r>
      <w:r>
        <w:rPr>
          <w:rFonts w:ascii="Times New Roman" w:hAnsi="Times New Roman"/>
          <w:b/>
          <w:bCs/>
          <w:lang w:val="en-US"/>
        </w:rPr>
      </w:r>
      <w:r>
        <w:rPr>
          <w:rFonts w:ascii="Times New Roman" w:hAnsi="Times New Roman"/>
          <w:b/>
          <w:bCs/>
          <w:lang w:val="en-US"/>
        </w:rPr>
      </w:r>
    </w:p>
    <w:tbl>
      <w:tblPr>
        <w:tblInd w:w="0" w:type="dxa"/>
        <w:tblW w:w="0" w:type="auto"/>
        <w:tblCellMar>
          <w:left w:w="108" w:type="dxa"/>
          <w:top w:w="0" w:type="dxa"/>
          <w:right w:w="108" w:type="dxa"/>
          <w:bottom w:w="0" w:type="dxa"/>
        </w:tblCellMar>
        <w:tblBorders>
          <w:top w:val="single" w:color="7f7f7f" w:sz="4" w:space="0"/>
          <w:left w:val="none" w:color="auto" w:sz="0" w:space="0"/>
          <w:bottom w:val="single" w:color="7f7f7f" w:sz="4" w:space="0"/>
          <w:right w:val="none" w:color="auto" w:sz="0" w:space="0"/>
          <w:insideH w:val="none" w:color="auto" w:sz="0" w:space="0"/>
          <w:insideV w:val="none" w:color="auto" w:sz="0" w:space="0"/>
        </w:tblBorders>
        <w:tblLayout w:type="autofit"/>
        <w:tblLook w:val="04A0" w:firstRow="1" w:lastRow="0" w:firstColumn="1" w:lastColumn="0" w:noHBand="0" w:noVBand="1"/>
      </w:tblPr>
      <w:tblGrid>
        <w:gridCol w:w="1072"/>
        <w:gridCol w:w="557"/>
        <w:gridCol w:w="719"/>
        <w:gridCol w:w="629"/>
        <w:gridCol w:w="673"/>
        <w:gridCol w:w="554"/>
        <w:gridCol w:w="950"/>
        <w:gridCol w:w="620"/>
        <w:gridCol w:w="660"/>
        <w:gridCol w:w="1255"/>
        <w:gridCol w:w="669"/>
        <w:gridCol w:w="620"/>
        <w:gridCol w:w="660"/>
      </w:tblGrid>
      <w:tr>
        <w:trPr/>
        <w:tc>
          <w:tcPr>
            <w:tcBorders>
              <w:bottom w:val="single" w:color="808080"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r>
            <w:r>
              <w:rPr>
                <w:rFonts w:ascii="Times New Roman" w:hAnsi="Times New Roman"/>
                <w:b/>
                <w:bCs/>
                <w:sz w:val="20"/>
                <w:szCs w:val="20"/>
                <w:lang w:val="en-US"/>
              </w:rPr>
            </w:r>
            <w:r>
              <w:rPr>
                <w:rFonts w:ascii="Times New Roman" w:hAnsi="Times New Roman"/>
                <w:b/>
                <w:bCs/>
                <w:sz w:val="20"/>
                <w:szCs w:val="20"/>
                <w:lang w:val="en-US"/>
              </w:rPr>
            </w:r>
          </w:p>
        </w:tc>
        <w:tc>
          <w:tcPr>
            <w:gridSpan w:val="4"/>
            <w:tcBorders>
              <w:bottom w:val="single" w:color="808080" w:sz="4" w:space="0"/>
            </w:tcBorders>
            <w:tcW w:w="2578"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CDS total score</w:t>
            </w:r>
            <w:r>
              <w:rPr>
                <w:rFonts w:ascii="Times New Roman" w:hAnsi="Times New Roman"/>
                <w:b/>
                <w:bCs/>
                <w:sz w:val="20"/>
                <w:szCs w:val="20"/>
                <w:lang w:val="en-US"/>
              </w:rPr>
            </w:r>
            <w:r>
              <w:rPr>
                <w:rFonts w:ascii="Times New Roman" w:hAnsi="Times New Roman"/>
                <w:b/>
                <w:bCs/>
                <w:sz w:val="20"/>
                <w:szCs w:val="20"/>
                <w:lang w:val="en-US"/>
              </w:rPr>
            </w:r>
          </w:p>
        </w:tc>
        <w:tc>
          <w:tcPr>
            <w:gridSpan w:val="4"/>
            <w:tcBorders>
              <w:bottom w:val="single" w:color="808080" w:sz="4" w:space="0"/>
            </w:tcBorders>
            <w:tcW w:w="2784"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HADS-anxiety</w:t>
            </w:r>
            <w:r>
              <w:rPr>
                <w:rFonts w:ascii="Times New Roman" w:hAnsi="Times New Roman"/>
                <w:b/>
                <w:bCs/>
                <w:sz w:val="20"/>
                <w:szCs w:val="20"/>
                <w:lang w:val="en-US"/>
              </w:rPr>
            </w:r>
            <w:r>
              <w:rPr>
                <w:rFonts w:ascii="Times New Roman" w:hAnsi="Times New Roman"/>
                <w:b/>
                <w:bCs/>
                <w:sz w:val="20"/>
                <w:szCs w:val="20"/>
                <w:lang w:val="en-US"/>
              </w:rPr>
            </w:r>
          </w:p>
        </w:tc>
        <w:tc>
          <w:tcPr>
            <w:gridSpan w:val="4"/>
            <w:tcBorders>
              <w:bottom w:val="single" w:color="808080" w:sz="4" w:space="0"/>
            </w:tcBorders>
            <w:tcW w:w="3204"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HADS-depression</w:t>
            </w:r>
            <w:r>
              <w:rPr>
                <w:rFonts w:ascii="Times New Roman" w:hAnsi="Times New Roman"/>
                <w:b/>
                <w:bCs/>
                <w:sz w:val="20"/>
                <w:szCs w:val="20"/>
                <w:lang w:val="en-US"/>
              </w:rPr>
            </w:r>
            <w:r>
              <w:rPr>
                <w:rFonts w:ascii="Times New Roman" w:hAnsi="Times New Roman"/>
                <w:b/>
                <w:bCs/>
                <w:sz w:val="20"/>
                <w:szCs w:val="20"/>
                <w:lang w:val="en-US"/>
              </w:rPr>
            </w:r>
          </w:p>
        </w:tc>
      </w:tr>
      <w:tr>
        <w:trPr/>
        <w:tc>
          <w:tcPr>
            <w:tcBorders>
              <w:top w:val="single" w:color="808080" w:sz="4" w:space="0"/>
              <w:bottom w:val="single" w:color="808080"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808080" w:sz="4" w:space="0"/>
              <w:bottom w:val="single" w:color="808080"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Beta</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p</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Adj. R</w:t>
            </w:r>
            <w:r>
              <w:rPr>
                <w:rFonts w:ascii="Times New Roman" w:hAnsi="Times New Roman"/>
                <w:sz w:val="20"/>
                <w:szCs w:val="20"/>
                <w:vertAlign w:val="superscript"/>
                <w:lang w:val="en-US"/>
              </w:rPr>
              <w:t xml:space="preserve">2</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Beta</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p</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Adj. R</w:t>
            </w:r>
            <w:r>
              <w:rPr>
                <w:rFonts w:ascii="Times New Roman" w:hAnsi="Times New Roman"/>
                <w:sz w:val="20"/>
                <w:szCs w:val="20"/>
                <w:vertAlign w:val="superscript"/>
                <w:lang w:val="en-US"/>
              </w:rPr>
              <w:t xml:space="preserve">2</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Beta</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p</w:t>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t xml:space="preserve">Adj. R</w:t>
            </w:r>
            <w:r>
              <w:rPr>
                <w:rFonts w:ascii="Times New Roman" w:hAnsi="Times New Roman"/>
                <w:sz w:val="20"/>
                <w:szCs w:val="20"/>
                <w:vertAlign w:val="superscript"/>
                <w:lang w:val="en-US"/>
              </w:rPr>
              <w:t xml:space="preserve">2</w:t>
            </w:r>
            <w:r>
              <w:rPr>
                <w:rFonts w:ascii="Times New Roman" w:hAnsi="Times New Roman"/>
                <w:sz w:val="20"/>
                <w:szCs w:val="20"/>
                <w:lang w:val="en-US"/>
              </w:rPr>
            </w:r>
            <w:r>
              <w:rPr>
                <w:rFonts w:ascii="Times New Roman" w:hAnsi="Times New Roman"/>
                <w:sz w:val="20"/>
                <w:szCs w:val="20"/>
                <w:lang w:val="en-US"/>
              </w:rPr>
            </w:r>
          </w:p>
        </w:tc>
      </w:tr>
      <w:tr>
        <w:trPr/>
        <w:tc>
          <w:tcPr>
            <w:tcBorders>
              <w:top w:val="single" w:color="7f7f7f" w:sz="4" w:space="0"/>
              <w:bottom w:val="single" w:color="7f7f7f"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Constant</w:t>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7f7f7f" w:sz="4" w:space="0"/>
              <w:bottom w:val="single" w:color="7f7f7f"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r>
      <w:tr>
        <w:trPr/>
        <w:tc>
          <w:tcPr>
            <w:tcBorders>
              <w:top w:val="single" w:color="808080" w:sz="4" w:space="0"/>
              <w:bottom w:val="single" w:color="808080"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Age</w:t>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808080" w:sz="4" w:space="0"/>
              <w:bottom w:val="single" w:color="808080"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808080" w:sz="4" w:space="0"/>
              <w:bottom w:val="single" w:color="808080"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r>
      <w:tr>
        <w:trPr/>
        <w:tc>
          <w:tcPr>
            <w:tcBorders>
              <w:top w:val="single" w:color="7f7f7f" w:sz="4" w:space="0"/>
              <w:bottom w:val="single" w:color="7f7f7f" w:sz="4" w:space="0"/>
            </w:tcBorders>
            <w:tcW w:w="1072" w:type="dxa"/>
            <w:vAlign w:val="top"/>
            <w:textDirection w:val="lrTb"/>
          </w:tcPr>
          <w:p>
            <w:pPr>
              <w:pStyle w:val="949"/>
              <w:pBdr/>
              <w:spacing w:after="0" w:line="240" w:lineRule="auto"/>
              <w:ind/>
              <w:jc w:val="both"/>
              <w:rPr>
                <w:rFonts w:ascii="Times New Roman" w:hAnsi="Times New Roman"/>
                <w:b/>
                <w:bCs/>
                <w:sz w:val="20"/>
                <w:szCs w:val="20"/>
                <w:lang w:val="en-US"/>
              </w:rPr>
            </w:pPr>
            <w:r>
              <w:rPr>
                <w:rFonts w:ascii="Times New Roman" w:hAnsi="Times New Roman"/>
                <w:b/>
                <w:bCs/>
                <w:sz w:val="20"/>
                <w:szCs w:val="20"/>
                <w:lang w:val="en-US"/>
              </w:rPr>
              <w:t xml:space="preserve">Sex</w:t>
            </w:r>
            <w:r>
              <w:rPr>
                <w:rFonts w:ascii="Times New Roman" w:hAnsi="Times New Roman"/>
                <w:b/>
                <w:bCs/>
                <w:sz w:val="20"/>
                <w:szCs w:val="20"/>
                <w:lang w:val="en-US"/>
              </w:rPr>
            </w:r>
            <w:r>
              <w:rPr>
                <w:rFonts w:ascii="Times New Roman" w:hAnsi="Times New Roman"/>
                <w:b/>
                <w:bCs/>
                <w:sz w:val="20"/>
                <w:szCs w:val="20"/>
                <w:lang w:val="en-US"/>
              </w:rPr>
            </w:r>
          </w:p>
        </w:tc>
        <w:tc>
          <w:tcPr>
            <w:tcBorders>
              <w:top w:val="single" w:color="7f7f7f" w:sz="4" w:space="0"/>
              <w:bottom w:val="single" w:color="7f7f7f" w:sz="4" w:space="0"/>
            </w:tcBorders>
            <w:tcW w:w="557"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71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73"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554"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95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1255"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9"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2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c>
          <w:tcPr>
            <w:tcBorders>
              <w:top w:val="single" w:color="7f7f7f" w:sz="4" w:space="0"/>
              <w:bottom w:val="single" w:color="7f7f7f" w:sz="4" w:space="0"/>
            </w:tcBorders>
            <w:tcW w:w="660" w:type="dxa"/>
            <w:vAlign w:val="top"/>
            <w:textDirection w:val="lrTb"/>
          </w:tcPr>
          <w:p>
            <w:pPr>
              <w:pStyle w:val="949"/>
              <w:pBdr/>
              <w:spacing w:after="0" w:line="240" w:lineRule="auto"/>
              <w:ind/>
              <w:jc w:val="both"/>
              <w:rPr>
                <w:rFonts w:ascii="Times New Roman" w:hAnsi="Times New Roman"/>
                <w:sz w:val="20"/>
                <w:szCs w:val="20"/>
                <w:lang w:val="en-US"/>
              </w:rPr>
            </w:pPr>
            <w:r>
              <w:rPr>
                <w:rFonts w:ascii="Times New Roman" w:hAnsi="Times New Roman"/>
                <w:sz w:val="20"/>
                <w:szCs w:val="20"/>
                <w:lang w:val="en-US"/>
              </w:rPr>
            </w:r>
            <w:r>
              <w:rPr>
                <w:rFonts w:ascii="Times New Roman" w:hAnsi="Times New Roman"/>
                <w:sz w:val="20"/>
                <w:szCs w:val="20"/>
                <w:lang w:val="en-US"/>
              </w:rPr>
            </w:r>
            <w:r>
              <w:rPr>
                <w:rFonts w:ascii="Times New Roman" w:hAnsi="Times New Roman"/>
                <w:sz w:val="20"/>
                <w:szCs w:val="20"/>
                <w:lang w:val="en-US"/>
              </w:rPr>
            </w:r>
          </w:p>
        </w:tc>
      </w:tr>
    </w:tbl>
    <w:p>
      <w:pPr>
        <w:pStyle w:val="949"/>
        <w:pBdr/>
        <w:spacing w:after="0" w:line="240" w:lineRule="auto"/>
        <w:ind/>
        <w:jc w:val="both"/>
        <w:rPr>
          <w:rFonts w:ascii="Times New Roman" w:hAnsi="Times New Roman"/>
          <w:lang w:val="en-US"/>
        </w:rPr>
      </w:pPr>
      <w:ins w:id="656" w:author="Christophe Lopez" w:date="2026-01-07T20:30:00Z">
        <w:r>
          <w:rPr>
            <w:rFonts w:ascii="Times New Roman" w:hAnsi="Times New Roman"/>
            <w:lang w:val="en-US"/>
          </w:rPr>
          <w:t xml:space="preserve">M</w:t>
        </w:r>
      </w:ins>
      <w:ins w:id="657" w:author="Christophe Lopez" w:date="2026-01-07T20:30:00Z">
        <w:r>
          <w:rPr>
            <w:rFonts w:ascii="Times New Roman" w:hAnsi="Times New Roman"/>
            <w:lang w:val="en-US"/>
          </w:rPr>
          <w:t xml:space="preserve">igraine?</w:t>
        </w:r>
      </w:ins>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ins w:id="658" w:author="Christophe Lopez" w:date="2026-01-07T20:31:00Z">
        <w:r>
          <w:rPr>
            <w:rFonts w:ascii="Times New Roman" w:hAnsi="Times New Roman"/>
            <w:lang w:val="en-US"/>
          </w:rPr>
          <w:t xml:space="preserve">O</w:t>
        </w:r>
      </w:ins>
      <w:ins w:id="659" w:author="Christophe Lopez" w:date="2026-01-07T20:31:00Z">
        <w:r>
          <w:rPr>
            <w:rFonts w:ascii="Times New Roman" w:hAnsi="Times New Roman"/>
            <w:lang w:val="en-US"/>
          </w:rPr>
          <w:t xml:space="preserve">ther </w:t>
        </w:r>
      </w:ins>
      <w:ins w:id="660" w:author="Christophe Lopez" w:date="2026-01-07T20:31:00Z">
        <w:r>
          <w:rPr>
            <w:rFonts w:ascii="Times New Roman" w:hAnsi="Times New Roman"/>
            <w:lang w:val="en-US"/>
          </w:rPr>
          <w:t xml:space="preserve">variables?</w:t>
        </w:r>
      </w:ins>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ins w:id="661" w:author="Christophe Lopez" w:date="2026-01-07T20:31:00Z">
        <w:r>
          <w:rPr>
            <w:rFonts w:ascii="Times New Roman" w:hAnsi="Times New Roman"/>
            <w:lang w:val="en-US"/>
          </w:rPr>
        </w:r>
      </w:ins>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CDS: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sz w:val="20"/>
          <w:szCs w:val="20"/>
          <w:lang w:val="en-US"/>
        </w:rPr>
        <mc:AlternateContent>
          <mc:Choice Requires="wpg">
            <w:drawing>
              <wp:inline xmlns:wp="http://schemas.openxmlformats.org/drawingml/2006/wordprocessingDrawing" distT="0" distB="0" distL="0" distR="0">
                <wp:extent cx="4216400" cy="1334961"/>
                <wp:effectExtent l="0" t="0" r="0" b="0"/>
                <wp:docPr id="7" name="_x0000_i1031"/>
                <wp:cNvGraphicFramePr/>
                <a:graphic xmlns:a="http://schemas.openxmlformats.org/drawingml/2006/main">
                  <a:graphicData uri="http://schemas.openxmlformats.org/drawingml/2006/picture">
                    <pic:pic xmlns:pic="http://schemas.openxmlformats.org/drawingml/2006/picture">
                      <pic:nvPicPr>
                        <pic:cNvPr id="0" name="" descr="Une image contenant texte, capture d’écran, Police, nombre&#10;&#10;Description générée automatiquement"/>
                        <pic:cNvPicPr/>
                        <pic:nvPr/>
                      </pic:nvPicPr>
                      <pic:blipFill rotWithShape="1">
                        <a:blip r:embed="rId20"/>
                        <a:stretch/>
                      </pic:blipFill>
                      <pic:spPr bwMode="auto">
                        <a:xfrm>
                          <a:off x="0" y="0"/>
                          <a:ext cx="4216400" cy="1334961"/>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2.00pt;height:105.12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3033471" cy="2728862"/>
                <wp:effectExtent l="0" t="0" r="0" b="0"/>
                <wp:docPr id="8" name="_x0000_i1032"/>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1">
                          <a:extLst>
                            <a:ext uri="{96DAC541-7B7A-43D3-8B79-37D633B846F1}">
                              <asvg:svgBlip xmlns:asvg="http://schemas.microsoft.com/office/drawing/2016/SVG/main" r:embed="rId22"/>
                            </a:ext>
                          </a:extLst>
                        </a:blip>
                        <a:stretch/>
                      </pic:blipFill>
                      <pic:spPr bwMode="auto">
                        <a:xfrm>
                          <a:off x="0" y="0"/>
                          <a:ext cx="3033471" cy="2728862"/>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38.86pt;height:214.87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b/>
          <w:bCs/>
          <w:szCs w:val="28"/>
          <w:lang w:val="en-US"/>
        </w:rPr>
      </w:pPr>
      <w:r>
        <w:rPr>
          <w:rFonts w:ascii="Times New Roman" w:hAnsi="Times New Roman"/>
          <w:b/>
          <w:bCs/>
          <w:szCs w:val="28"/>
          <w:lang w:val="en-US"/>
        </w:rPr>
        <w:t xml:space="preserve">Relation between CDS scores and HADS scores</w:t>
      </w:r>
      <w:r>
        <w:rPr>
          <w:rFonts w:ascii="Times New Roman" w:hAnsi="Times New Roman"/>
          <w:b/>
          <w:bCs/>
          <w:szCs w:val="28"/>
          <w:lang w:val="en-US"/>
        </w:rPr>
      </w:r>
      <w:r>
        <w:rPr>
          <w:rFonts w:ascii="Times New Roman" w:hAnsi="Times New Roman"/>
          <w:b/>
          <w:bCs/>
          <w:szCs w:val="28"/>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Figure 1B</w:t>
      </w:r>
      <w:r>
        <w:rPr>
          <w:rFonts w:ascii="Times New Roman" w:hAnsi="Times New Roman"/>
          <w:lang w:val="en-US"/>
        </w:rPr>
        <w:t xml:space="preserve"> shows the distribution of the HADS scores in our sample and the green area represents the mean ± SD of the HADS-anxiety and HADS-depression scores in a larger sample of the general population in Germany </w:t>
      </w:r>
      <w:r>
        <w:rPr>
          <w:rFonts w:ascii="Times New Roman" w:hAnsi="Times New Roman"/>
          <w:lang w:val="en-US"/>
        </w:rPr>
        <w:fldChar w:fldCharType="begin"/>
      </w:r>
      <w:r>
        <w:rPr>
          <w:rFonts w:ascii="Times New Roman" w:hAnsi="Times New Roman"/>
          <w:lang w:val="en-US"/>
        </w:rPr>
        <w:instrText xml:space="preserve"> ADDIN ZOTERO_ITEM CSL_CITATION {"citationID":"p1N4iQ4S","properties"</w:instrText>
      </w:r>
      <w:r>
        <w:rPr>
          <w:rFonts w:ascii="Times New Roman" w:hAnsi="Times New Roman"/>
          <w:lang w:val="en-US"/>
        </w:rPr>
        <w:instrText xml:space="preserve">:{"formattedCitation":"[32]","plainCitation":"[32]","dontUpdate":true,"noteIndex":0},"citationItems":[{"id":12361,"uris":["http://zotero.org/users/980623/items/D4MM3PMG",["http://zote</w:instrText>
      </w:r>
      <w:r>
        <w:rPr>
          <w:rFonts w:ascii="Times New Roman" w:hAnsi="Times New Roman"/>
          <w:lang w:val="en-US"/>
        </w:rPr>
        <w:instrText xml:space="preserve">ro.org/users/980623/items/D4MM3PMG"]],"itemData":{"id":12361,"type":"arti</w:instrText>
      </w:r>
      <w:r>
        <w:rPr>
          <w:rFonts w:ascii="Times New Roman" w:hAnsi="Times New Roman"/>
          <w:lang w:val="en-US"/>
        </w:rPr>
        <w:instrText xml:space="preserve">cle-journal","abstract":"OBJECTIVE: The aim of this study was to present normative values for the Hospital Anxiety and Depression Scale (HADS).\nMETHODS: A representative sample of the German general population (N=4410) was tested with the HADS.\nRESULTS: </w:instrText>
      </w:r>
      <w:r>
        <w:rPr>
          <w:rFonts w:ascii="Times New Roman" w:hAnsi="Times New Roman"/>
          <w:lang w:val="en-US"/>
        </w:rPr>
        <w:instrText xml:space="preserve">Females are more anxious than males, and older subjects are more depressed than younger subjects. The mean scores for anxiety / depression are 4.4 / 4.8 (males) and 5.0 / 4.7 (females</w:instrText>
      </w:r>
      <w:r>
        <w:rPr>
          <w:rFonts w:ascii="Times New Roman" w:hAnsi="Times New Roman"/>
          <w:lang w:val="en-US"/>
        </w:rPr>
        <w:instrText xml:space="preserve">). Using the cut-off 8+, the percentages of elevated anxiety and depressi</w:instrText>
      </w:r>
      <w:r>
        <w:rPr>
          <w:rFonts w:ascii="Times New Roman" w:hAnsi="Times New Roman"/>
          <w:lang w:val="en-US"/>
        </w:rPr>
        <w:instrText xml:space="preserve">on in the total sample are 21 % and 23 %, respectively. Regression analyses proved a linear but not a curvilinear age trend of anxiety and depression. Percentile rank norms are given for anxiety, depression, and the HADS total score.\nCONCLUSION: The regre</w:instrText>
      </w:r>
      <w:r>
        <w:rPr>
          <w:rFonts w:ascii="Times New Roman" w:hAnsi="Times New Roman"/>
          <w:lang w:val="en-US"/>
        </w:rPr>
        <w:instrText xml:space="preserve">ssion coefficients allow the calculation of expected mean scores for each age and gender distribution of any sample of patients. HADS mean scores are better suited to describe the deg</w:instrText>
      </w:r>
      <w:r>
        <w:rPr>
          <w:rFonts w:ascii="Times New Roman" w:hAnsi="Times New Roman"/>
          <w:lang w:val="en-US"/>
        </w:rPr>
        <w:instrText xml:space="preserve">ree of anxiety and depression in patient samples compared to percentages </w:instrText>
      </w:r>
      <w:r>
        <w:rPr>
          <w:rFonts w:ascii="Times New Roman" w:hAnsi="Times New Roman"/>
          <w:lang w:val="en-US"/>
        </w:rPr>
        <w:instrText xml:space="preserve">of subjects with elevated values.","container-title":"Journal of Psychosomatic Research","DOI":"10.1016/j.jpsychores.2011.01.005","ISSN":"1879-1360","issue":"2","journalAbbreviation":"J Psychosom Res","language":"eng","note":"PMID: 21767686","page":"74-78"</w:instrText>
      </w:r>
      <w:r>
        <w:rPr>
          <w:rFonts w:ascii="Times New Roman" w:hAnsi="Times New Roman"/>
          <w:lang w:val="en-US"/>
        </w:rPr>
        <w:instrText xml:space="preserve">,"source":"PubMed","title":"Normative values for the hospital anxiety and depression scale (HADS) in the general German population","volume":"71","author":[{"family":"Hinz","given":"A</w:instrText>
      </w:r>
      <w:r>
        <w:rPr>
          <w:rFonts w:ascii="Times New Roman" w:hAnsi="Times New Roman"/>
          <w:lang w:val="en-US"/>
        </w:rPr>
        <w:instrText xml:space="preserve">ndreas"},{"family":"Brähler","given":"Elmar"}],"issued":{"date-parts":[["2011",8]]}}}],"schema":"https://github.com/citation-style-language/schema/raw/master/csl-citation.json"}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[34]</w:t>
      </w:r>
      <w:r>
        <w:rPr>
          <w:rFonts w:ascii="Times New Roman" w:hAnsi="Times New Roman"/>
          <w:lang w:val="en-US"/>
        </w:rPr>
        <w:fldChar w:fldCharType="end"/>
      </w:r>
      <w:r>
        <w:rPr>
          <w:rFonts w:ascii="Times New Roman" w:hAnsi="Times New Roman"/>
          <w:lang w:val="en-US"/>
        </w:rPr>
        <w:t xml:space="preserve">. We found that the CDS total score was significantly correlated with HADS-anxiety (stats) and HADS-depression (stats). Participants were stratif</w:t>
      </w:r>
      <w:r>
        <w:rPr>
          <w:rFonts w:ascii="Times New Roman" w:hAnsi="Times New Roman"/>
          <w:lang w:val="en-US"/>
        </w:rPr>
        <w:t xml:space="preserve">ied into low-anxiety/low-depression and high-anxiety/low-depression, defined as HADS-anxiety or HADS-depression scores (equals and?) below 8 and above 8, respectively (for similar pro</w:t>
      </w:r>
      <w:r>
        <w:rPr>
          <w:rFonts w:ascii="Times New Roman" w:hAnsi="Times New Roman"/>
          <w:lang w:val="en-US"/>
        </w:rPr>
        <w:t xml:space="preserve">cedures, see Ref. </w:t>
      </w:r>
      <w:r>
        <w:rPr>
          <w:rFonts w:ascii="Times New Roman" w:hAnsi="Times New Roman"/>
          <w:lang w:val="en-US"/>
        </w:rPr>
        <w:fldChar w:fldCharType="begin"/>
      </w:r>
      <w:r>
        <w:rPr>
          <w:rFonts w:ascii="Times New Roman" w:hAnsi="Times New Roman"/>
          <w:lang w:val="en-US"/>
        </w:rPr>
        <w:instrText xml:space="preserve"> ADDIN ZOTERO_ITEM CSL_CITATION {"citationID":"CPfCno6</w:instrText>
      </w:r>
      <w:r>
        <w:rPr>
          <w:rFonts w:ascii="Times New Roman" w:hAnsi="Times New Roman"/>
          <w:lang w:val="en-US"/>
        </w:rPr>
        <w:instrText xml:space="preserve">j","properties":{"formattedCitation":"[32]","plainCitation":"[32]","dontUpdate":true,"noteIndex":0},"citationItems":[{"id":12361,"uris":["http://zotero.org/users/980623/items/D4MM3PMG",["http://zotero.org/users/980623/items/D4MM3PMG"]],"itemData":{"id":123</w:instrText>
      </w:r>
      <w:r>
        <w:rPr>
          <w:rFonts w:ascii="Times New Roman" w:hAnsi="Times New Roman"/>
          <w:lang w:val="en-US"/>
        </w:rPr>
        <w:instrText xml:space="preserve">61,"type":"article-journal","abstract":"OBJECTIVE: The aim of this study was to present normative values for the Hospital Anxiety and Depression Scale (HADS).\nMETHODS: A representati</w:instrText>
      </w:r>
      <w:r>
        <w:rPr>
          <w:rFonts w:ascii="Times New Roman" w:hAnsi="Times New Roman"/>
          <w:lang w:val="en-US"/>
        </w:rPr>
        <w:instrText xml:space="preserve">ve sample of the German general population (N=4410) was tested with the H</w:instrText>
      </w:r>
      <w:r>
        <w:rPr>
          <w:rFonts w:ascii="Times New Roman" w:hAnsi="Times New Roman"/>
          <w:lang w:val="en-US"/>
        </w:rPr>
        <w:instrText xml:space="preserve">ADS.\nRESULTS: Females are more anxious than males, and older subjects are more depressed than younger subjects. The mean scores for anxiety / depression are 4.4 / 4.8 (males) and 5.0 / 4.7 (females). Using the cut-off 8+, the percentages of elevated anxie</w:instrText>
      </w:r>
      <w:r>
        <w:rPr>
          <w:rFonts w:ascii="Times New Roman" w:hAnsi="Times New Roman"/>
          <w:lang w:val="en-US"/>
        </w:rPr>
        <w:instrText xml:space="preserve">ty and depression in the total sample are 21 % and 23 %, respectively. Regression analyses proved a linear but not a curvilinear age trend of anxiety and depression. Percentile rank n</w:instrText>
      </w:r>
      <w:r>
        <w:rPr>
          <w:rFonts w:ascii="Times New Roman" w:hAnsi="Times New Roman"/>
          <w:lang w:val="en-US"/>
        </w:rPr>
        <w:instrText xml:space="preserve">orms are given for anxiety, depression, and the HADS total score.\nCONCLU</w:instrText>
      </w:r>
      <w:r>
        <w:rPr>
          <w:rFonts w:ascii="Times New Roman" w:hAnsi="Times New Roman"/>
          <w:lang w:val="en-US"/>
        </w:rPr>
        <w:instrText xml:space="preserve">SION: The regression coefficients allow the calculation of expected mean scores for each age and gender distribution of any sample of patients. HADS mean scores are better suited to describe the degree of anxiety and depression in patient samples compared </w:instrText>
      </w:r>
      <w:r>
        <w:rPr>
          <w:rFonts w:ascii="Times New Roman" w:hAnsi="Times New Roman"/>
          <w:lang w:val="en-US"/>
        </w:rPr>
        <w:instrText xml:space="preserve">to percentages of subjects with elevated values.","container-title":"Journal of Psychosomatic Research","DOI":"10.1016/j.jpsychores.2011.01.005","ISSN":"1879-1360","issue":"2","journa</w:instrText>
      </w:r>
      <w:r>
        <w:rPr>
          <w:rFonts w:ascii="Times New Roman" w:hAnsi="Times New Roman"/>
          <w:lang w:val="en-US"/>
        </w:rPr>
        <w:instrText xml:space="preserve">lAbbreviation":"J Psychosom Res","language":"eng","note":"PMID: 21767686"</w:instrText>
      </w:r>
      <w:r>
        <w:rPr>
          <w:rFonts w:ascii="Times New Roman" w:hAnsi="Times New Roman"/>
          <w:lang w:val="en-US"/>
        </w:rPr>
        <w:instrText xml:space="preserve">,"page":"74-78","source":"PubMed","title":"Normative values for the hospital anxiety and depression scale (HADS) in the general German population","volume":"71","author":[{"family":"Hinz","given":"Andreas"},{"family":"Brähler","given":"Elmar"}],"issued":{"</w:instrText>
      </w:r>
      <w:r>
        <w:rPr>
          <w:rFonts w:ascii="Times New Roman" w:hAnsi="Times New Roman"/>
          <w:lang w:val="en-US"/>
        </w:rPr>
        <w:instrText xml:space="preserve">date-parts":[["2011",8]]}}}],"schema":"https://github.com/citation-style-language/schema/raw/master/csl-citation.json"} </w:instrText>
      </w:r>
      <w:r>
        <w:rPr>
          <w:rFonts w:ascii="Times New Roman" w:hAnsi="Times New Roman"/>
          <w:lang w:val="en-US"/>
        </w:rPr>
        <w:fldChar w:fldCharType="separate"/>
      </w:r>
      <w:r>
        <w:rPr>
          <w:rFonts w:ascii="Times New Roman" w:hAnsi="Times New Roman"/>
          <w:lang w:val="en-US"/>
        </w:rPr>
        <w:t xml:space="preserve">[19]</w:t>
      </w:r>
      <w:r>
        <w:rPr>
          <w:rFonts w:ascii="Times New Roman" w:hAnsi="Times New Roman"/>
          <w:lang w:val="en-US"/>
        </w:rPr>
        <w:fldChar w:fldCharType="end"/>
      </w:r>
      <w:r>
        <w:rPr>
          <w:rFonts w:ascii="Times New Roman" w:hAnsi="Times New Roman"/>
          <w:lang w:val="en-US"/>
        </w:rPr>
        <w:t xml:space="preserve">). </w:t>
      </w:r>
      <w:r>
        <w:rPr>
          <w:rFonts w:ascii="Times New Roman" w:hAnsi="Times New Roman"/>
          <w:b/>
          <w:bCs/>
          <w:lang w:val="en-US"/>
        </w:rPr>
        <w:t xml:space="preserve">Figure 3 </w:t>
      </w:r>
      <w:r>
        <w:rPr>
          <w:rFonts w:ascii="Times New Roman" w:hAnsi="Times New Roman"/>
          <w:lang w:val="en-US"/>
        </w:rPr>
        <w:t xml:space="preserve">shows that individuals with probable anxiety </w:t>
      </w:r>
      <w:r>
        <w:rPr>
          <w:rFonts w:ascii="Times New Roman" w:hAnsi="Times New Roman"/>
          <w:lang w:val="en-US"/>
        </w:rPr>
        <w:t xml:space="preserve">and depression had significantly higher CDS scores than individuals with probable low anxiety (stats) and individuals with low depression (stats).</w: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mc:AlternateContent>
          <mc:Choice Requires="wpg">
            <w:drawing>
              <wp:inline xmlns:wp="http://schemas.openxmlformats.org/drawingml/2006/wordprocessingDrawing" distT="0" distB="0" distL="0" distR="0">
                <wp:extent cx="4147718" cy="1926374"/>
                <wp:effectExtent l="0" t="0" r="0" b="0"/>
                <wp:docPr id="9" name="_x0000_i1033"/>
                <wp:cNvGraphicFramePr/>
                <a:graphic xmlns:a="http://schemas.openxmlformats.org/drawingml/2006/main">
                  <a:graphicData uri="http://schemas.openxmlformats.org/drawingml/2006/picture">
                    <pic:pic xmlns:pic="http://schemas.openxmlformats.org/drawingml/2006/picture">
                      <pic:nvPicPr>
                        <pic:cNvPr id="0" name=""/>
                        <pic:cNvPicPr/>
                        <pic:nvPr/>
                      </pic:nvPicPr>
                      <pic:blipFill rotWithShape="1">
                        <a:blip r:embed="rId23">
                          <a:extLst>
                            <a:ext uri="{96DAC541-7B7A-43D3-8B79-37D633B846F1}">
                              <asvg:svgBlip xmlns:asvg="http://schemas.microsoft.com/office/drawing/2016/SVG/main" r:embed="rId24"/>
                            </a:ext>
                          </a:extLst>
                        </a:blip>
                        <a:stretch/>
                      </pic:blipFill>
                      <pic:spPr bwMode="auto">
                        <a:xfrm>
                          <a:off x="0" y="0"/>
                          <a:ext cx="4147718" cy="1926374"/>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26.59pt;height:151.68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rPr>
          <w:rFonts w:ascii="Times New Roman" w:hAnsi="Times New Roman"/>
          <w:sz w:val="21"/>
          <w:lang w:val="en-US"/>
        </w:rPr>
      </w:pPr>
      <w:r>
        <w:rPr>
          <w:rFonts w:ascii="Times New Roman" w:hAnsi="Times New Roman"/>
          <w:sz w:val="21"/>
          <w:lang w:val="en-US"/>
        </w:rPr>
        <w:t xml:space="preserve">From Michal 2001: 3.4. Overlap and distinctiveness with anxiety and depression </w:t>
      </w:r>
      <w:r>
        <w:rPr>
          <w:rFonts w:ascii="Times New Roman" w:hAnsi="Times New Roman"/>
          <w:sz w:val="21"/>
          <w:lang w:val="en-US"/>
        </w:rPr>
      </w:r>
      <w:r>
        <w:rPr>
          <w:rFonts w:ascii="Times New Roman" w:hAnsi="Times New Roman"/>
          <w:sz w:val="21"/>
          <w:lang w:val="en-US"/>
        </w:rPr>
      </w:r>
    </w:p>
    <w:p>
      <w:pPr>
        <w:pStyle w:val="949"/>
        <w:pBdr/>
        <w:spacing w:after="0" w:line="240" w:lineRule="auto"/>
        <w:ind/>
        <w:rPr>
          <w:rFonts w:ascii="Times New Roman" w:hAnsi="Times New Roman"/>
          <w:sz w:val="21"/>
          <w:lang w:val="en-US"/>
        </w:rPr>
      </w:pPr>
      <w:r>
        <w:rPr>
          <w:rFonts w:ascii="Times New Roman" w:hAnsi="Times New Roman"/>
          <w:sz w:val="21"/>
          <w:lang w:val="en-US"/>
        </w:rPr>
        <w:t xml:space="preserve">With respect to HADS case de!nition, 24.4% (N=603) of the participants scored in the range of clini</w:t>
      </w:r>
      <w:r>
        <w:rPr>
          <w:rFonts w:ascii="Times New Roman" w:hAnsi="Times New Roman"/>
          <w:sz w:val="21"/>
          <w:lang w:val="en-US"/>
        </w:rPr>
        <w:t xml:space="preserve">cally signi!cant depression (HADS-D &gt;= 8), 22.1% (N=548) were in the range </w:t>
      </w:r>
      <w:r>
        <w:rPr>
          <w:rFonts w:ascii="Times New Roman" w:hAnsi="Times New Roman"/>
          <w:sz w:val="21"/>
          <w:lang w:val="en-US"/>
        </w:rPr>
        <w:t xml:space="preserve">of clinically signi!cant anxiety (HADS-A 8), 14.7% (N = 362) ful!lled both criteria, and 31.7% (N=779) met at least one criterion (i.e. HADS-A or HADS-D case level). In the total sample the mean scores for HADS-D were 4.64 ± 3.99 and for HADS-A 4.66±3.67. </w:t>
      </w:r>
      <w:r>
        <w:rPr>
          <w:rFonts w:ascii="Times New Roman" w:hAnsi="Times New Roman"/>
          <w:sz w:val="21"/>
          <w:lang w:val="en-US"/>
        </w:rPr>
        <w:t xml:space="preserve">Both conditions were positively corre- lated with age (HADS-A r = 0.07, p = 0.001; HADS-D r = 0.24, p b 0.001). With respect to sex distribution for depression no signi!cant differe</w:t>
      </w:r>
      <w:r>
        <w:rPr>
          <w:rFonts w:ascii="Times New Roman" w:hAnsi="Times New Roman"/>
          <w:sz w:val="21"/>
          <w:lang w:val="en-US"/>
        </w:rPr>
        <w:t xml:space="preserve">nce was found (OR 0.85, 95%CI 0.71–1.02, p = 0.091), however anxiety was mo</w:t>
      </w:r>
      <w:r>
        <w:rPr>
          <w:rFonts w:ascii="Times New Roman" w:hAnsi="Times New Roman"/>
          <w:sz w:val="21"/>
          <w:lang w:val="en-US"/>
        </w:rPr>
        <w:t xml:space="preserve">re often in females (OR 1.23, 95%CI 1.02–1.50, p = 0.032). Depersonalization severity according to the CDS-2 scores correlated strongly with the HADS-depression subscale (r=0.51, pb0.001) as well as with the anxiety subscale (r = 0.52, p b 0.001), but the </w:t>
      </w:r>
      <w:r>
        <w:rPr>
          <w:rFonts w:ascii="Times New Roman" w:hAnsi="Times New Roman"/>
          <w:sz w:val="21"/>
          <w:lang w:val="en-US"/>
        </w:rPr>
        <w:t xml:space="preserve">correlation between the two HADS subscales was higher (r = 0.69, p b 0.001). </w:t>
      </w:r>
      <w:r>
        <w:rPr>
          <w:rFonts w:ascii="Times New Roman" w:hAnsi="Times New Roman"/>
          <w:sz w:val="21"/>
          <w:lang w:val="en-US"/>
        </w:rPr>
        <w:t xml:space="preserve">To</w:t>
      </w:r>
      <w:r>
        <w:rPr>
          <w:rFonts w:ascii="Times New Roman" w:hAnsi="Times New Roman"/>
          <w:sz w:val="21"/>
          <w:lang w:val="en-US"/>
        </w:rPr>
        <w:t xml:space="preserve"> examine differential associa- tions of anxiety and depression with depersonalization severity we perf</w:t>
      </w:r>
      <w:r>
        <w:rPr>
          <w:rFonts w:ascii="Times New Roman" w:hAnsi="Times New Roman"/>
          <w:sz w:val="21"/>
          <w:lang w:val="en-US"/>
        </w:rPr>
        <w:t xml:space="preserve">ormed a stepwise linear regression with the CDS-2 score as the dependent va</w:t>
      </w:r>
      <w:r>
        <w:rPr>
          <w:rFonts w:ascii="Times New Roman" w:hAnsi="Times New Roman"/>
          <w:sz w:val="21"/>
          <w:lang w:val="en-US"/>
        </w:rPr>
        <w:t xml:space="preserve">riable and HADS-A and HADS-D as the independent variables. Both variables explained 32.1% of the variance of depersonalization severity (F(df = 2, 2452) = 580.299, p b 0.001), HADS-A 27.3% (à=0.320, pb0.001) and HADS-D additionally 4.8% (à = 0.299, p b 0.0</w:t>
      </w:r>
      <w:r>
        <w:rPr>
          <w:rFonts w:ascii="Times New Roman" w:hAnsi="Times New Roman"/>
          <w:sz w:val="21"/>
          <w:lang w:val="en-US"/>
        </w:rPr>
        <w:t xml:space="preserve">01).</w:t>
      </w:r>
      <w:r>
        <w:rPr>
          <w:rFonts w:ascii="Times New Roman" w:hAnsi="Times New Roman"/>
          <w:sz w:val="21"/>
          <w:lang w:val="en-US"/>
        </w:rPr>
      </w:r>
      <w:r>
        <w:rPr>
          <w:rFonts w:ascii="Times New Roman" w:hAnsi="Times New Roman"/>
          <w:sz w:val="21"/>
          <w:lang w:val="en-US"/>
        </w:rPr>
      </w:r>
    </w:p>
    <w:p>
      <w:pPr>
        <w:pStyle w:val="949"/>
        <w:pBdr/>
        <w:spacing w:after="0" w:line="240" w:lineRule="auto"/>
        <w:ind/>
        <w:rPr>
          <w:rFonts w:ascii="Times New Roman" w:hAnsi="Times New Roman"/>
          <w:sz w:val="21"/>
          <w:lang w:val="en-US"/>
        </w:rPr>
      </w:pPr>
      <w:r>
        <w:rPr>
          <w:rFonts w:ascii="Times New Roman" w:hAnsi="Times New Roman"/>
          <w:sz w:val="21"/>
          <w:lang w:val="en-US"/>
        </w:rPr>
        <w:t xml:space="preserve">Persons with clinically signi!cant DP reached case level of depression in 90.1% and case level of anxiety in 76.8%. Only N = 3 persons with clinically signi!cant DP reached nei</w:t>
      </w:r>
      <w:r>
        <w:rPr>
          <w:rFonts w:ascii="Times New Roman" w:hAnsi="Times New Roman"/>
          <w:sz w:val="21"/>
          <w:lang w:val="en-US"/>
        </w:rPr>
        <w:t xml:space="preserve">ther case level of anxiety nor depression. These persons were two men (age </w:t>
      </w:r>
      <w:r>
        <w:rPr>
          <w:rFonts w:ascii="Times New Roman" w:hAnsi="Times New Roman"/>
          <w:sz w:val="21"/>
          <w:lang w:val="en-US"/>
        </w:rPr>
        <w:t xml:space="preserve">65 and 32 years) and one woman (age 17 years), with a mean score for HADS-A of 5.0 ± 3.5 and for HADS-D of 6.3 ± 1.2. This strong co-occurrence of DP with anxiety and depression is further illustrated in Fig. 1, showing that with increasing depersonalizati</w:t>
      </w:r>
      <w:r>
        <w:rPr>
          <w:rFonts w:ascii="Times New Roman" w:hAnsi="Times New Roman"/>
          <w:sz w:val="21"/>
          <w:lang w:val="en-US"/>
        </w:rPr>
        <w:t xml:space="preserve">on severity, subjects also score increasingly in the range of clinically signi!cant depression, anxiety or both conditions (depression and anxiety). In order to consider covariates,</w:t>
      </w:r>
      <w:r>
        <w:rPr>
          <w:rFonts w:ascii="Times New Roman" w:hAnsi="Times New Roman"/>
          <w:sz w:val="21"/>
          <w:lang w:val="en-US"/>
        </w:rPr>
        <w:t xml:space="preserve"> we calculat</w:t>
      </w:r>
      <w:r>
        <w:rPr>
          <w:rFonts w:ascii="Times New Roman" w:hAnsi="Times New Roman"/>
          <w:sz w:val="21"/>
          <w:lang w:val="en-US"/>
        </w:rPr>
        <w:t xml:space="preserve">ed a logistic regression analysis with CDS 3 as the dependent variable, and anxiety (HADS-A 8), depression (HADS-D 8) as the predictors adjusted for age (in years) and sex. A strong association of clinically signi!cant DP was found with depression OR 17.72</w:t>
      </w:r>
      <w:r>
        <w:rPr>
          <w:rFonts w:ascii="Times New Roman" w:hAnsi="Times New Roman"/>
          <w:sz w:val="21"/>
          <w:lang w:val="en-US"/>
        </w:rPr>
      </w:r>
      <w:r>
        <w:rPr>
          <w:rFonts w:ascii="Times New Roman" w:hAnsi="Times New Roman"/>
          <w:sz w:val="21"/>
          <w:lang w:val="en-US"/>
        </w:rPr>
      </w:r>
    </w:p>
    <w:p>
      <w:pPr>
        <w:pStyle w:val="949"/>
        <w:pBdr/>
        <w:spacing w:after="0" w:line="240" w:lineRule="auto"/>
        <w:ind/>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center"/>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50"/>
        <w:pBdr/>
        <w:spacing w:before="0"/>
        <w:ind/>
        <w:jc w:val="both"/>
        <w:rPr>
          <w:rFonts w:ascii="Times New Roman" w:hAnsi="Times New Roman"/>
        </w:rPr>
      </w:pPr>
      <w:r>
        <w:rPr>
          <w:rFonts w:ascii="Times New Roman" w:hAnsi="Times New Roman"/>
          <w:b/>
          <w:bCs/>
          <w:color w:val="000000"/>
          <w:sz w:val="28"/>
          <w:szCs w:val="24"/>
          <w:lang w:val="en-US"/>
        </w:rPr>
        <w:t xml:space="preserve">Discussion</w:t>
      </w:r>
      <w:r>
        <w:rPr>
          <w:rFonts w:ascii="Times New Roman" w:hAnsi="Times New Roman"/>
        </w:rPr>
      </w:r>
      <w:r>
        <w:rPr>
          <w:rFonts w:ascii="Times New Roman" w:hAnsi="Times New Roman"/>
        </w:rPr>
      </w:r>
    </w:p>
    <w:p>
      <w:pPr>
        <w:pStyle w:val="949"/>
        <w:pBdr/>
        <w:spacing w:after="0" w:line="240" w:lineRule="auto"/>
        <w:ind/>
        <w:jc w:val="both"/>
        <w:rPr>
          <w:rFonts w:ascii="Times New Roman" w:hAnsi="Times New Roman"/>
          <w:b/>
          <w:bCs/>
          <w:szCs w:val="28"/>
          <w:lang w:val="en-US"/>
        </w:rPr>
      </w:pPr>
      <w:r>
        <w:rPr>
          <w:rFonts w:ascii="Times New Roman" w:hAnsi="Times New Roman"/>
          <w:b/>
          <w:bCs/>
          <w:szCs w:val="28"/>
          <w:lang w:val="en-US"/>
        </w:rPr>
        <w:t xml:space="preserve">Vestibular loss decreases the odds of using nav</w:t>
      </w:r>
      <w:r>
        <w:rPr>
          <w:rFonts w:ascii="Times New Roman" w:hAnsi="Times New Roman"/>
          <w:b/>
          <w:bCs/>
          <w:szCs w:val="28"/>
          <w:lang w:val="en-US"/>
        </w:rPr>
        <w:t xml:space="preserve">igation strategies</w:t>
      </w:r>
      <w:r>
        <w:rPr>
          <w:rFonts w:ascii="Times New Roman" w:hAnsi="Times New Roman"/>
          <w:b/>
          <w:bCs/>
          <w:szCs w:val="28"/>
          <w:lang w:val="en-US"/>
        </w:rPr>
      </w:r>
      <w:r>
        <w:rPr>
          <w:rFonts w:ascii="Times New Roman" w:hAnsi="Times New Roman"/>
          <w:b/>
          <w:bCs/>
          <w:szCs w:val="28"/>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The results of this study demonstrated good psychometric properties of the PIH-Fv, which are comparable to the original version and to other cross-cultural adapta</w:t>
      </w:r>
      <w:r>
        <w:rPr>
          <w:rFonts w:ascii="Times New Roman" w:hAnsi="Times New Roman"/>
          <w:lang w:val="en-US"/>
        </w:rPr>
        <w:t xml:space="preserve">tions (Dutch and Chi- nese). To our knowledge, this is the first study of t</w:t>
      </w:r>
      <w:r>
        <w:rPr>
          <w:rFonts w:ascii="Times New Roman" w:hAnsi="Times New Roman"/>
          <w:lang w:val="en-US"/>
        </w:rPr>
        <w:t xml:space="preserve">he translation and adaptation of the PIH into French. We used Hawkins and Osborne’s method. The authors of the cross-cultural adap- tation of the Chinese and Dutch versions used the Brislin (1970) [39] and the Guillemin (1993) [40] methods [12, 13] respect</w:t>
      </w:r>
      <w:r>
        <w:rPr>
          <w:rFonts w:ascii="Times New Roman" w:hAnsi="Times New Roman"/>
          <w:lang w:val="en-US"/>
        </w:rPr>
        <w:t xml:space="preserve">ively. These two translation methods require an evaluation ommittee for the translation. However, they did not mention if patients or authors of </w:t>
      </w:r>
      <w:r>
        <w:rPr>
          <w:rFonts w:ascii="Times New Roman" w:hAnsi="Times New Roman"/>
          <w:lang w:val="en-US"/>
        </w:rPr>
        <w:t xml:space="preserve">the original questionnaires</w:t>
      </w:r>
      <w:r>
        <w:rPr>
          <w:rFonts w:ascii="Times New Roman" w:hAnsi="Times New Roman"/>
          <w:lang w:val="en-US"/>
        </w:rPr>
        <w:t xml:space="preserve"> particip</w:t>
      </w:r>
      <w:r>
        <w:rPr>
          <w:rFonts w:ascii="Times New Roman" w:hAnsi="Times New Roman"/>
          <w:lang w:val="en-US"/>
        </w:rPr>
        <w:t xml:space="preserve">ated [39, 40].</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This study is also the first evaluation of the psychometric properties of the PIH-Fv. The average score for T1 (82.17) tended towards good self-management, similarly to the Dutch adaptation (ẋ = 78.1) [12]</w:t>
      </w:r>
      <w:r>
        <w:rPr>
          <w:rFonts w:ascii="Times New Roman" w:hAnsi="Times New Roman"/>
          <w:lang w:val="en-US"/>
        </w:rPr>
        <w:t xml:space="preserve">. Internal consistency of previous initial English versions [5, 6] and the Dutch adaptation [12] of the PIH yielded Cronbach’s alphas varying from 0.82 to 0.86. The internal consistency in this study remained similar after the translation process (α = 0.85</w:t>
      </w:r>
      <w:r>
        <w:rPr>
          <w:rFonts w:ascii="Times New Roman" w:hAnsi="Times New Roman"/>
          <w:lang w:val="en-US"/>
        </w:rPr>
        <w:t xml:space="preserve">). Test-retest reliability </w:t>
      </w:r>
      <w:r>
        <w:rPr>
          <w:rFonts w:ascii="Times New Roman" w:hAnsi="Times New Roman"/>
          <w:lang w:val="en-US"/>
        </w:rPr>
        <w:t xml:space="preserve">was also </w:t>
      </w:r>
      <w:r>
        <w:rPr>
          <w:rFonts w:ascii="Times New Roman" w:hAnsi="Times New Roman"/>
          <w:lang w:val="en-US"/>
        </w:rPr>
        <w:t xml:space="preserve">documented in the Chinese adaptation [13] with an ICC of 0.82, but the confidence interval was not mentioned. The coefficient (ICC = 0.77) in our study is slightly lower than the Chinese adaptation. In our, study the ICC</w:t>
      </w:r>
      <w:r>
        <w:rPr>
          <w:rFonts w:ascii="Times New Roman" w:hAnsi="Times New Roman"/>
          <w:lang w:val="en-US"/>
        </w:rPr>
        <w:t xml:space="preserve"> could have been affected by a medical visit between T1 and T2 [38] which might have provided some self-management sup- port explaining an increase in total score (81.1 at T1 versus 84.7 at T2). This result may also be linked to the change in the administr</w:t>
      </w:r>
      <w:r>
        <w:rPr>
          <w:rFonts w:ascii="Times New Roman" w:hAnsi="Times New Roman"/>
          <w:lang w:val="en-US"/>
        </w:rPr>
        <w:t xml:space="preserve">ation procedure of the PIH-</w:t>
      </w:r>
      <w:r>
        <w:rPr>
          <w:rFonts w:ascii="Times New Roman" w:hAnsi="Times New Roman"/>
          <w:lang w:val="en-US"/>
        </w:rPr>
        <w:t xml:space="preserve">Fv at T1 </w:t>
      </w:r>
      <w:r>
        <w:rPr>
          <w:rFonts w:ascii="Times New Roman" w:hAnsi="Times New Roman"/>
          <w:lang w:val="en-US"/>
        </w:rPr>
        <w:t xml:space="preserve">(in person) and T2 (by telephone) [41].</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This is the first study to measure the concurrent validity of the PIH with the SEM-CD and the PAM. The concurrent validity of the PIH-Fv measuring self-management showed a </w:t>
      </w:r>
      <w:r>
        <w:rPr>
          <w:rFonts w:ascii="Times New Roman" w:hAnsi="Times New Roman"/>
          <w:lang w:val="en-US"/>
        </w:rPr>
        <w:t xml:space="preserve">moderate correlation with the concept of activation as measured by the PAM and with the concept of self-efficacy as measured by SEM-CD. This is explained by the fact that these con- cepts are related [9].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Strengths and limitations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Strengths. </w:t>
      </w:r>
      <w:r>
        <w:rPr>
          <w:rFonts w:ascii="Times New Roman" w:hAnsi="Times New Roman"/>
          <w:lang w:val="en-US"/>
        </w:rPr>
        <w:t xml:space="preserve">The study was conduc</w:t>
      </w:r>
      <w:r>
        <w:rPr>
          <w:rFonts w:ascii="Times New Roman" w:hAnsi="Times New Roman"/>
          <w:lang w:val="en-US"/>
        </w:rPr>
        <w:t xml:space="preserve">ted in two different region</w:t>
      </w:r>
      <w:r>
        <w:rPr>
          <w:rFonts w:ascii="Times New Roman" w:hAnsi="Times New Roman"/>
          <w:lang w:val="en-US"/>
        </w:rPr>
        <w:t xml:space="preserve">s of Quebec, which covers a rural population (n = 49) as well as an urban one (n = 119), making the sample more represen- tative of the population.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The study was performed rigorously, using Hawkins and Osborne’s method, </w:t>
      </w:r>
      <w:r>
        <w:rPr>
          <w:rFonts w:ascii="Times New Roman" w:hAnsi="Times New Roman"/>
          <w:lang w:val="en-US"/>
        </w:rPr>
        <w:t xml:space="preserve">which allowed us to conduct the cross-cultural French adaptation of the questionnaire while preserving the original meaning of the questions by consulting the authors of the PIH. Finally, all information collected and entered into the database </w:t>
      </w:r>
      <w:r>
        <w:rPr>
          <w:rFonts w:ascii="Times New Roman" w:hAnsi="Times New Roman"/>
          <w:lang w:val="en-US"/>
        </w:rPr>
        <w:t xml:space="preserve">was validated by a s</w:t>
      </w:r>
      <w:r>
        <w:rPr>
          <w:rFonts w:ascii="Times New Roman" w:hAnsi="Times New Roman"/>
          <w:lang w:val="en-US"/>
        </w:rPr>
        <w:t xml:space="preserve">econd person, independently</w:t>
      </w:r>
      <w:r>
        <w:rPr>
          <w:rFonts w:ascii="Times New Roman" w:hAnsi="Times New Roman"/>
          <w:lang w:val="en-US"/>
        </w:rPr>
        <w:t xml:space="preserve">, ensuring accuracy.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Limitations. </w:t>
      </w:r>
      <w:r>
        <w:rPr>
          <w:rFonts w:ascii="Times New Roman" w:hAnsi="Times New Roman"/>
          <w:lang w:val="en-US"/>
        </w:rPr>
        <w:t xml:space="preserve">Participants had to complete the questionnaire while sitting in the clinics’ waiting rooms. If the patient’s appointment with the clinician was ahead of time and the par- ticipants did n</w:t>
      </w:r>
      <w:r>
        <w:rPr>
          <w:rFonts w:ascii="Times New Roman" w:hAnsi="Times New Roman"/>
          <w:lang w:val="en-US"/>
        </w:rPr>
        <w:t xml:space="preserve">ot have enough time to complete the questionnaire, it was rarely completed after that appointment. This may explain the high number of incomplete questionnaires (n = 45).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To further appraise PIH-Fv psychometric properties, a next study should recruit a larger sam</w:t>
      </w:r>
      <w:r>
        <w:rPr>
          <w:rFonts w:ascii="Times New Roman" w:hAnsi="Times New Roman"/>
          <w:lang w:val="en-US"/>
        </w:rPr>
        <w:t xml:space="preserve">ple to evaluate PIH-Fv stru</w:t>
      </w:r>
      <w:r>
        <w:rPr>
          <w:rFonts w:ascii="Times New Roman" w:hAnsi="Times New Roman"/>
          <w:lang w:val="en-US"/>
        </w:rPr>
        <w:t xml:space="preserve">ctural validity. In addition, it ma</w:t>
      </w:r>
      <w:r>
        <w:rPr>
          <w:rFonts w:ascii="Times New Roman" w:hAnsi="Times New Roman"/>
          <w:lang w:val="en-US"/>
        </w:rPr>
        <w:t xml:space="preserve">y be appropriate to conduct a sensitivity to change analysis in a clinical intervention study to assess the capacity of the PIH-Fv to capture clinical improvement of self-management leve</w:t>
      </w:r>
      <w:r>
        <w:rPr>
          <w:rFonts w:ascii="Times New Roman" w:hAnsi="Times New Roman"/>
          <w:lang w:val="en-US"/>
        </w:rPr>
        <w:t xml:space="preserve">l [7]. Finally, missing data were particularly associated with item one of the PIH-Fv. This could be explained by the con- figuration of the questionnaire; the first questi</w:t>
      </w:r>
      <w:r>
        <w:rPr>
          <w:rFonts w:ascii="Times New Roman" w:hAnsi="Times New Roman"/>
          <w:lang w:val="en-US"/>
        </w:rPr>
        <w:t xml:space="preserve">on was presented directly below examples of answer options. To reduce the number of missing </w:t>
      </w:r>
      <w:r>
        <w:rPr>
          <w:rFonts w:ascii="Times New Roman" w:hAnsi="Times New Roman"/>
          <w:lang w:val="en-US"/>
        </w:rPr>
        <w:t xml:space="preserve">data, it would be preferabl</w:t>
      </w:r>
      <w:r>
        <w:rPr>
          <w:rFonts w:ascii="Times New Roman" w:hAnsi="Times New Roman"/>
          <w:lang w:val="en-US"/>
        </w:rPr>
        <w:t xml:space="preserve">e to separate examples of answers o</w:t>
      </w:r>
      <w:r>
        <w:rPr>
          <w:rFonts w:ascii="Times New Roman" w:hAnsi="Times New Roman"/>
          <w:lang w:val="en-US"/>
        </w:rPr>
        <w:t xml:space="preserve">ptions more clearly at the beginning to the PIH-FV. Finally, we suggest conducting a pre-test to evaluate cultural differences before using the French version with other French populatio</w:t>
      </w:r>
      <w:r>
        <w:rPr>
          <w:rFonts w:ascii="Times New Roman" w:hAnsi="Times New Roman"/>
          <w:lang w:val="en-US"/>
        </w:rPr>
        <w:t xml:space="preserve">ns.</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b/>
          <w:bCs/>
          <w:lang w:val="en-US"/>
        </w:rPr>
        <w:t xml:space="preserve">Conclusions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The PIH-Fv demonstrated good internal consistency, good test-retest reliability and moderate concurrent validity with the PAM and the SEM-CD. The PIH-Fv can be used to measure level of self-management among French-speaking adults with chronic con</w:t>
      </w:r>
      <w:r>
        <w:rPr>
          <w:rFonts w:ascii="Times New Roman" w:hAnsi="Times New Roman"/>
          <w:lang w:val="en-US"/>
        </w:rPr>
        <w:t xml:space="preserve">ditions. </w:t>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lang w:val="en-US"/>
        </w:rPr>
        <w:t xml:space="preserve">Link with COVID-</w:t>
      </w:r>
      <w:r>
        <w:rPr>
          <w:rFonts w:ascii="Times New Roman" w:hAnsi="Times New Roman"/>
          <w:lang w:val="en-US"/>
        </w:rPr>
        <w:t xml:space="preserve">19= </w:t>
      </w:r>
      <w:r>
        <w:rPr>
          <w:rFonts w:ascii="Times New Roman" w:hAnsi="Times New Roman"/>
        </w:rPr>
        <w:fldChar w:fldCharType="begin"/>
      </w:r>
      <w:r>
        <w:rPr>
          <w:rFonts w:ascii="Times New Roman" w:hAnsi="Times New Roman"/>
          <w:lang w:val="en-US"/>
        </w:rPr>
        <w:instrText xml:space="preserve">HYPERLINK "https://pubmed.ncbi.nlm.nih.gov/33319496/"</w:instrText>
      </w:r>
      <w:r>
        <w:rPr>
          <w:rFonts w:ascii="Times New Roman" w:hAnsi="Times New Roman"/>
        </w:rPr>
        <w:fldChar w:fldCharType="separate"/>
      </w:r>
      <w:r>
        <w:rPr>
          <w:rStyle w:val="960"/>
          <w:rFonts w:ascii="Times New Roman" w:hAnsi="Times New Roman"/>
          <w:lang w:val="en-US"/>
        </w:rPr>
        <w:t xml:space="preserve">https://pubmed.ncbi.nlm.nih.gov/33319496/</w:t>
      </w:r>
      <w:r>
        <w:rPr>
          <w:rStyle w:val="960"/>
          <w:rFonts w:ascii="Times New Roman" w:hAnsi="Times New Roman"/>
          <w:lang w:val="en-US"/>
        </w:rPr>
        <w:fldChar w:fldCharType="end"/>
      </w:r>
      <w:r>
        <w:rPr>
          <w:rFonts w:ascii="Times New Roman" w:hAnsi="Times New Roman"/>
          <w:lang w:val="en-US"/>
        </w:rPr>
      </w:r>
      <w:r>
        <w:rPr>
          <w:rFonts w:ascii="Times New Roman" w:hAnsi="Times New Roman"/>
          <w:lang w:val="en-US"/>
        </w:rPr>
      </w:r>
    </w:p>
    <w:p>
      <w:pPr>
        <w:pStyle w:val="949"/>
        <w:pBdr/>
        <w:spacing w:after="0" w:line="240" w:lineRule="auto"/>
        <w:ind/>
        <w:jc w:val="both"/>
        <w:rPr>
          <w:rFonts w:ascii="Times New Roman" w:hAnsi="Times New Roman"/>
          <w:lang w:val="en-US"/>
        </w:rPr>
      </w:pPr>
      <w:r>
        <w:rPr>
          <w:rFonts w:ascii="Times New Roman" w:hAnsi="Times New Roman"/>
        </w:rPr>
        <w:br w:type="textWrapping" w:clear="all"/>
      </w:r>
      <w:r>
        <w:rPr>
          <w:rFonts w:ascii="Times New Roman" w:hAnsi="Times New Roman"/>
          <w:color w:val="202020"/>
          <w:sz w:val="20"/>
          <w:szCs w:val="20"/>
          <w:shd w:val="clear" w:color="auto" w:fill="ffffff"/>
        </w:rPr>
        <w:fldChar w:fldCharType="begin"/>
      </w:r>
      <w:r>
        <w:rPr>
          <w:rFonts w:ascii="Times New Roman" w:hAnsi="Times New Roman"/>
          <w:color w:val="202020"/>
          <w:sz w:val="20"/>
          <w:szCs w:val="20"/>
          <w:shd w:val="clear" w:color="auto" w:fill="ffffff"/>
        </w:rPr>
        <w:instrText xml:space="preserve"> HYPERLINK "https://pubmed.ncbi.nlm.nih.gov/32766539/" </w:instrText>
      </w:r>
      <w:r>
        <w:rPr>
          <w:rFonts w:ascii="Times New Roman" w:hAnsi="Times New Roman"/>
          <w:color w:val="202020"/>
          <w:sz w:val="20"/>
          <w:szCs w:val="20"/>
          <w:shd w:val="clear" w:color="auto" w:fill="ffffff"/>
        </w:rPr>
        <w:fldChar w:fldCharType="separate"/>
      </w:r>
      <w:r>
        <w:rPr>
          <w:rStyle w:val="960"/>
          <w:rFonts w:ascii="Times New Roman" w:hAnsi="Times New Roman"/>
          <w:sz w:val="20"/>
          <w:szCs w:val="20"/>
          <w:shd w:val="clear" w:color="auto" w:fill="ffffff"/>
        </w:rPr>
        <w:t xml:space="preserve">https://pubmed.ncbi.nlm.nih.gov/32766539/</w:t>
      </w:r>
      <w:r>
        <w:rPr>
          <w:rFonts w:ascii="Times New Roman" w:hAnsi="Times New Roman"/>
          <w:color w:val="202020"/>
          <w:sz w:val="20"/>
          <w:szCs w:val="20"/>
          <w:shd w:val="clear" w:color="auto" w:fill="ffffff"/>
        </w:rPr>
        <w:fldChar w:fldCharType="end"/>
      </w:r>
      <w:r>
        <w:rPr>
          <w:rFonts w:ascii="Times New Roman" w:hAnsi="Times New Roman"/>
        </w:rPr>
        <w:t xml:space="preserve">  </w:t>
      </w:r>
      <w:r>
        <w:rPr>
          <w:rFonts w:ascii="Times New Roman" w:hAnsi="Times New Roman"/>
          <w:color w:val="202020"/>
          <w:sz w:val="20"/>
          <w:szCs w:val="20"/>
          <w:shd w:val="clear" w:color="auto" w:fill="ffffff"/>
        </w:rPr>
        <w:t xml:space="preserve">Hu D, Kong Y, Li W, Han Q, Zhang X, Zhu LX, et al. </w:t>
      </w:r>
      <w:r>
        <w:rPr>
          <w:rFonts w:ascii="Times New Roman" w:hAnsi="Times New Roman"/>
          <w:color w:val="202020"/>
          <w:sz w:val="20"/>
          <w:szCs w:val="20"/>
          <w:shd w:val="clear" w:color="auto" w:fill="ffffff"/>
          <w:lang w:val="en-US"/>
        </w:rPr>
        <w:t xml:space="preserve">Frontline nurses’ burnout, anxiety, depression, and fear statuses and their associated factors during the COVID-19 outbreak in Wuhan, China: A large-scale cross-sectional study. </w:t>
      </w:r>
      <w:r>
        <w:rPr>
          <w:rFonts w:ascii="Times New Roman" w:hAnsi="Times New Roman"/>
          <w:color w:val="202020"/>
          <w:sz w:val="20"/>
          <w:szCs w:val="20"/>
          <w:shd w:val="clear" w:color="auto" w:fill="ffffff"/>
        </w:rPr>
        <w:t xml:space="preserve">EClinicalMedicine. 2020;24:100424. Epub 2020/08/09</w:t>
      </w:r>
      <w:r>
        <w:rPr>
          <w:rFonts w:ascii="Times New Roman" w:hAnsi="Times New Roman"/>
          <w:color w:val="202020"/>
          <w:sz w:val="20"/>
          <w:szCs w:val="20"/>
          <w:shd w:val="clear" w:color="auto" w:fill="ffffff"/>
        </w:rPr>
        <w:t xml:space="preserve">. pmid:32766539</w:t>
      </w:r>
      <w:r>
        <w:rPr>
          <w:rStyle w:val="971"/>
          <w:rFonts w:ascii="Times New Roman" w:hAnsi="Times New Roman"/>
          <w:color w:val="202020"/>
          <w:sz w:val="20"/>
          <w:szCs w:val="20"/>
          <w:shd w:val="clear" w:color="auto" w:fill="ffffff"/>
        </w:rPr>
        <w:t xml:space="preserve"> </w:t>
      </w:r>
      <w:r>
        <w:rPr>
          <w:rFonts w:ascii="Times New Roman" w:hAnsi="Times New Roman"/>
          <w:lang w:val="en-US"/>
        </w:rPr>
      </w:r>
      <w:r>
        <w:rPr>
          <w:rFonts w:ascii="Times New Roman" w:hAnsi="Times New Roman"/>
          <w:lang w:val="en-US"/>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73"/>
        <w:numPr>
          <w:ilvl w:val="0"/>
          <w:numId w:val="5"/>
        </w:numPr>
        <w:pBdr/>
        <w:spacing w:after="0" w:afterAutospacing="0" w:before="0" w:beforeAutospacing="0"/>
        <w:ind/>
        <w:rPr>
          <w:rFonts w:ascii="Arial" w:hAnsi="Arial" w:cs="Arial"/>
          <w:color w:val="4c4c4c"/>
          <w:sz w:val="21"/>
          <w:szCs w:val="21"/>
        </w:rPr>
      </w:pPr>
      <w:r>
        <w:rPr>
          <w:rStyle w:val="974"/>
          <w:rFonts w:ascii="Arial" w:hAnsi="Arial" w:cs="Arial"/>
          <w:color w:val="1f1f1f"/>
          <w:sz w:val="21"/>
          <w:szCs w:val="21"/>
        </w:rPr>
        <w:t xml:space="preserve">Research </w:t>
      </w:r>
      <w:r>
        <w:rPr>
          <w:rStyle w:val="974"/>
          <w:rFonts w:ascii="Arial" w:hAnsi="Arial" w:cs="Arial"/>
          <w:color w:val="1f1f1f"/>
          <w:sz w:val="21"/>
          <w:szCs w:val="21"/>
        </w:rPr>
        <w:t xml:space="preserve">article</w:t>
      </w:r>
      <w:r>
        <w:rPr>
          <w:rFonts w:ascii="Arial" w:hAnsi="Arial" w:cs="Arial"/>
          <w:color w:val="4c4c4c"/>
          <w:sz w:val="21"/>
          <w:szCs w:val="21"/>
        </w:rPr>
      </w:r>
      <w:r>
        <w:rPr>
          <w:rFonts w:ascii="Arial" w:hAnsi="Arial" w:cs="Arial"/>
          <w:color w:val="4c4c4c"/>
          <w:sz w:val="21"/>
          <w:szCs w:val="21"/>
        </w:rPr>
      </w:r>
    </w:p>
    <w:p>
      <w:pPr>
        <w:pStyle w:val="951"/>
        <w:pBdr/>
        <w:spacing w:before="0" w:line="360" w:lineRule="atLeast"/>
        <w:ind w:left="720"/>
        <w:rPr>
          <w:rFonts w:ascii="Arial" w:hAnsi="Arial" w:cs="Arial"/>
          <w:color w:val="4c4c4c"/>
          <w:sz w:val="48"/>
          <w:szCs w:val="48"/>
        </w:rPr>
      </w:pPr>
      <w:r>
        <w:rPr>
          <w:rFonts w:ascii="Arial" w:hAnsi="Arial" w:cs="Arial"/>
          <w:b/>
          <w:bCs/>
          <w:color w:val="4c4c4c"/>
          <w:sz w:val="48"/>
          <w:szCs w:val="48"/>
        </w:rPr>
        <w:fldChar w:fldCharType="begin"/>
      </w:r>
      <w:r>
        <w:rPr>
          <w:rFonts w:ascii="Arial" w:hAnsi="Arial" w:cs="Arial"/>
          <w:b/>
          <w:bCs/>
          <w:color w:val="4c4c4c"/>
          <w:sz w:val="48"/>
          <w:szCs w:val="48"/>
        </w:rPr>
        <w:instrText xml:space="preserve">HYPERLINK "https://www.sciencedirect.com/science/article/pii/S0165032716318961"</w:instrText>
      </w:r>
      <w:r>
        <w:rPr>
          <w:rFonts w:ascii="Arial" w:hAnsi="Arial" w:cs="Arial"/>
          <w:b/>
          <w:bCs/>
          <w:color w:val="4c4c4c"/>
          <w:sz w:val="48"/>
          <w:szCs w:val="48"/>
        </w:rPr>
        <w:fldChar w:fldCharType="separate"/>
      </w:r>
      <w:r>
        <w:rPr>
          <w:rStyle w:val="975"/>
          <w:rFonts w:ascii="Georgia" w:hAnsi="Georgia" w:cs="Arial"/>
          <w:b/>
          <w:bCs/>
          <w:color w:val="702862"/>
          <w:sz w:val="24"/>
          <w:szCs w:val="24"/>
          <w:lang w:val="en"/>
        </w:rPr>
        <w:t xml:space="preserve">Symptoms of depersonalization/derealization are independent risk factors for the development or persistence of psychological distress in the general population: Result</w:t>
      </w:r>
      <w:r>
        <w:rPr>
          <w:rStyle w:val="975"/>
          <w:rFonts w:ascii="Georgia" w:hAnsi="Georgia" w:cs="Arial"/>
          <w:b/>
          <w:bCs/>
          <w:color w:val="702862"/>
          <w:sz w:val="24"/>
          <w:szCs w:val="24"/>
          <w:lang w:val="en"/>
        </w:rPr>
        <w:t xml:space="preserve">s from the Gutenberg health study</w:t>
      </w:r>
      <w:r>
        <w:rPr>
          <w:rFonts w:ascii="Arial" w:hAnsi="Arial" w:cs="Arial"/>
          <w:b/>
          <w:bCs/>
          <w:color w:val="4c4c4c"/>
          <w:sz w:val="48"/>
          <w:szCs w:val="48"/>
        </w:rPr>
        <w:fldChar w:fldCharType="end"/>
      </w:r>
      <w:r>
        <w:rPr>
          <w:rFonts w:ascii="Arial" w:hAnsi="Arial" w:cs="Arial"/>
          <w:color w:val="4c4c4c"/>
          <w:sz w:val="48"/>
          <w:szCs w:val="48"/>
        </w:rPr>
      </w:r>
      <w:r>
        <w:rPr>
          <w:rFonts w:ascii="Arial" w:hAnsi="Arial" w:cs="Arial"/>
          <w:color w:val="4c4c4c"/>
          <w:sz w:val="48"/>
          <w:szCs w:val="48"/>
        </w:rPr>
      </w:r>
    </w:p>
    <w:p>
      <w:pPr>
        <w:pStyle w:val="973"/>
        <w:pBdr/>
        <w:spacing w:after="0" w:afterAutospacing="0" w:before="0" w:beforeAutospacing="0"/>
        <w:ind w:left="720"/>
        <w:rPr>
          <w:rFonts w:ascii="Arial" w:hAnsi="Arial" w:cs="Arial"/>
          <w:color w:val="707070"/>
          <w:sz w:val="21"/>
          <w:szCs w:val="21"/>
          <w:lang w:val="en-US"/>
        </w:rPr>
      </w:pPr>
      <w:r>
        <w:rPr>
          <w:rStyle w:val="976"/>
          <w:rFonts w:ascii="Arial" w:hAnsi="Arial" w:cs="Arial"/>
          <w:color w:val="707070"/>
          <w:sz w:val="21"/>
          <w:szCs w:val="21"/>
        </w:rPr>
        <w:fldChar w:fldCharType="begin"/>
      </w:r>
      <w:r>
        <w:rPr>
          <w:rStyle w:val="976"/>
          <w:rFonts w:ascii="Arial" w:hAnsi="Arial" w:cs="Arial"/>
          <w:color w:val="707070"/>
          <w:sz w:val="21"/>
          <w:szCs w:val="21"/>
          <w:lang w:val="en-US"/>
        </w:rPr>
        <w:instrText xml:space="preserve">HYPERLINK "https://www.sciencedirect.com/science/journal/01650327"</w:instrText>
      </w:r>
      <w:r>
        <w:rPr>
          <w:rStyle w:val="976"/>
          <w:rFonts w:ascii="Arial" w:hAnsi="Arial" w:cs="Arial"/>
          <w:color w:val="707070"/>
          <w:sz w:val="21"/>
          <w:szCs w:val="21"/>
        </w:rPr>
        <w:fldChar w:fldCharType="separate"/>
      </w:r>
      <w:r>
        <w:rPr>
          <w:rStyle w:val="975"/>
          <w:rFonts w:ascii="Arial" w:hAnsi="Arial" w:eastAsia="Yu Gothic Light" w:cs="Arial"/>
          <w:color w:val="0000ff"/>
          <w:sz w:val="21"/>
          <w:szCs w:val="21"/>
          <w:lang w:val="en-US"/>
        </w:rPr>
        <w:t xml:space="preserve">Journal of Affective Disorders</w:t>
      </w:r>
      <w:r>
        <w:rPr>
          <w:rStyle w:val="976"/>
          <w:rFonts w:ascii="Arial" w:hAnsi="Arial" w:cs="Arial"/>
          <w:color w:val="707070"/>
          <w:sz w:val="21"/>
          <w:szCs w:val="21"/>
        </w:rPr>
        <w:fldChar w:fldCharType="end"/>
      </w:r>
      <w:r>
        <w:rPr>
          <w:rStyle w:val="976"/>
          <w:rFonts w:ascii="Arial" w:hAnsi="Arial" w:cs="Arial"/>
          <w:color w:val="707070"/>
          <w:sz w:val="21"/>
          <w:szCs w:val="21"/>
          <w:lang w:val="en-US"/>
        </w:rPr>
        <w:t xml:space="preserve">1 August 2020</w:t>
      </w:r>
      <w:r>
        <w:rPr>
          <w:rFonts w:ascii="Arial" w:hAnsi="Arial" w:cs="Arial"/>
          <w:color w:val="707070"/>
          <w:sz w:val="21"/>
          <w:szCs w:val="21"/>
          <w:lang w:val="en-US"/>
        </w:rPr>
      </w:r>
      <w:r>
        <w:rPr>
          <w:rFonts w:ascii="Arial" w:hAnsi="Arial" w:cs="Arial"/>
          <w:color w:val="707070"/>
          <w:sz w:val="21"/>
          <w:szCs w:val="21"/>
          <w:lang w:val="en-US"/>
        </w:rPr>
      </w:r>
    </w:p>
    <w:p>
      <w:pPr>
        <w:pStyle w:val="973"/>
        <w:numPr>
          <w:ilvl w:val="1"/>
          <w:numId w:val="5"/>
        </w:numPr>
        <w:pBdr/>
        <w:spacing w:after="0" w:afterAutospacing="0" w:before="0" w:beforeAutospacing="0"/>
        <w:ind/>
        <w:rPr>
          <w:rFonts w:ascii="Arial" w:hAnsi="Arial" w:cs="Arial"/>
          <w:color w:val="4c4c4c"/>
        </w:rPr>
      </w:pPr>
      <w:r>
        <w:rPr>
          <w:rStyle w:val="977"/>
          <w:rFonts w:ascii="Arial" w:hAnsi="Arial" w:cs="Arial"/>
          <w:color w:val="4c4c4c"/>
          <w:sz w:val="21"/>
          <w:szCs w:val="21"/>
        </w:rPr>
        <w:t xml:space="preserve">Jasmin Schlax</w:t>
      </w:r>
      <w:r>
        <w:rPr>
          <w:rFonts w:ascii="Arial" w:hAnsi="Arial" w:cs="Arial"/>
          <w:color w:val="4c4c4c"/>
        </w:rPr>
      </w:r>
      <w:r>
        <w:rPr>
          <w:rFonts w:ascii="Arial" w:hAnsi="Arial" w:cs="Arial"/>
          <w:color w:val="4c4c4c"/>
        </w:rPr>
      </w:r>
    </w:p>
    <w:p>
      <w:pPr>
        <w:pStyle w:val="973"/>
        <w:numPr>
          <w:ilvl w:val="1"/>
          <w:numId w:val="5"/>
        </w:numPr>
        <w:pBdr/>
        <w:spacing w:after="0" w:afterAutospacing="0" w:before="0" w:beforeAutospacing="0"/>
        <w:ind/>
        <w:rPr>
          <w:rFonts w:ascii="Arial" w:hAnsi="Arial" w:cs="Arial"/>
          <w:color w:val="4c4c4c"/>
        </w:rPr>
      </w:pPr>
      <w:r>
        <w:rPr>
          <w:rStyle w:val="977"/>
          <w:rFonts w:ascii="Arial" w:hAnsi="Arial" w:cs="Arial"/>
          <w:color w:val="4c4c4c"/>
          <w:sz w:val="21"/>
          <w:szCs w:val="21"/>
        </w:rPr>
        <w:t xml:space="preserve">Jörg Wiltink</w:t>
      </w:r>
      <w:r>
        <w:rPr>
          <w:rFonts w:ascii="Arial" w:hAnsi="Arial" w:cs="Arial"/>
          <w:color w:val="4c4c4c"/>
        </w:rPr>
      </w:r>
      <w:r>
        <w:rPr>
          <w:rFonts w:ascii="Arial" w:hAnsi="Arial" w:cs="Arial"/>
          <w:color w:val="4c4c4c"/>
        </w:rPr>
      </w:r>
    </w:p>
    <w:p>
      <w:pPr>
        <w:pStyle w:val="973"/>
        <w:numPr>
          <w:ilvl w:val="1"/>
          <w:numId w:val="5"/>
        </w:numPr>
        <w:pBdr/>
        <w:spacing w:after="0" w:afterAutospacing="0" w:before="0" w:beforeAutospacing="0"/>
        <w:ind/>
        <w:rPr>
          <w:rFonts w:ascii="Arial" w:hAnsi="Arial" w:cs="Arial"/>
          <w:color w:val="4c4c4c"/>
        </w:rPr>
      </w:pPr>
      <w:r>
        <w:rPr>
          <w:rStyle w:val="977"/>
          <w:rFonts w:ascii="Arial" w:hAnsi="Arial" w:cs="Arial"/>
          <w:color w:val="4c4c4c"/>
          <w:sz w:val="21"/>
          <w:szCs w:val="21"/>
        </w:rPr>
        <w:t xml:space="preserve">Matthias Michal</w:t>
      </w:r>
      <w:r>
        <w:rPr>
          <w:rFonts w:ascii="Arial" w:hAnsi="Arial" w:cs="Arial"/>
          <w:color w:val="4c4c4c"/>
        </w:rPr>
      </w:r>
      <w:r>
        <w:rPr>
          <w:rFonts w:ascii="Arial" w:hAnsi="Arial" w:cs="Arial"/>
          <w:color w:val="4c4c4c"/>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65"/>
        <w:pBdr/>
        <w:tabs>
          <w:tab w:val="left" w:leader="none" w:pos="284"/>
        </w:tabs>
        <w:spacing/>
        <w:ind w:left="0"/>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Acknowledgements</w:t>
      </w:r>
      <w:r>
        <w:rPr>
          <w:rFonts w:ascii="Times New Roman" w:hAnsi="Times New Roman"/>
          <w:b/>
          <w:bCs/>
          <w:sz w:val="28"/>
          <w:szCs w:val="24"/>
          <w:lang w:val="en-US"/>
        </w:rPr>
      </w:r>
      <w:r>
        <w:rPr>
          <w:rFonts w:ascii="Times New Roman" w:hAnsi="Times New Roman"/>
          <w:b/>
          <w:bCs/>
          <w:sz w:val="28"/>
          <w:szCs w:val="24"/>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jc w:val="both"/>
        <w:rPr>
          <w:rFonts w:ascii="Times New Roman" w:hAnsi="Times New Roman"/>
          <w:color w:val="000000"/>
          <w:lang w:val="en-US"/>
        </w:rPr>
      </w:pPr>
      <w:r/>
      <w:commentRangeStart w:id="3"/>
      <w:r>
        <w:rPr>
          <w:rFonts w:ascii="Times New Roman" w:hAnsi="Times New Roman"/>
          <w:color w:val="000000"/>
          <w:lang w:val="en-US"/>
        </w:rPr>
        <w:t xml:space="preserve">We are very than</w:t>
      </w:r>
      <w:r>
        <w:rPr>
          <w:rFonts w:ascii="Times New Roman" w:hAnsi="Times New Roman"/>
          <w:color w:val="000000"/>
          <w:lang w:val="en-US"/>
        </w:rPr>
        <w:t xml:space="preserve">kful to Pauline Grellet for</w:t>
      </w:r>
      <w:r>
        <w:rPr>
          <w:rFonts w:ascii="Times New Roman" w:hAnsi="Times New Roman"/>
          <w:color w:val="000000"/>
          <w:lang w:val="en-US"/>
        </w:rPr>
        <w:t xml:space="preserve"> h</w:t>
      </w:r>
      <w:r>
        <w:rPr>
          <w:rFonts w:ascii="Times New Roman" w:hAnsi="Times New Roman"/>
          <w:color w:val="000000"/>
          <w:lang w:val="en-US"/>
        </w:rPr>
        <w:t xml:space="preserve">er help with the questionnaire translation. We thank Dr Maeva Montero, staff from the Centre des Vertiges at the Europ</w:t>
      </w:r>
      <w:r>
        <w:rPr>
          <w:rFonts w:ascii="Times New Roman" w:hAnsi="Times New Roman"/>
          <w:color w:val="000000"/>
          <w:lang w:val="en-US"/>
        </w:rPr>
        <w:t xml:space="preserve">ean Hospital-Marseille, Estelle Lesieux, and the Clinical Research Department of European Hospital-Marseille, clinical study sponsor, for helping with patients’ inclusion and testing. We are thankful to Nathalie Baril for helping with software programming.</w:t>
      </w:r>
      <w:commentRangeEnd w:id="3"/>
      <w:r>
        <w:commentReference w:id="3"/>
      </w:r>
      <w:r>
        <w:rPr>
          <w:rFonts w:ascii="Times New Roman" w:hAnsi="Times New Roman"/>
          <w:color w:val="000000"/>
          <w:lang w:val="en-US"/>
        </w:rPr>
      </w:r>
      <w:r>
        <w:rPr>
          <w:rFonts w:ascii="Times New Roman" w:hAnsi="Times New Roman"/>
          <w:color w:val="000000"/>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r>
      <w:r>
        <w:rPr>
          <w:rFonts w:ascii="Times New Roman" w:hAnsi="Times New Roman"/>
          <w:b/>
          <w:bCs/>
          <w:sz w:val="28"/>
          <w:szCs w:val="24"/>
          <w:lang w:val="en-US"/>
        </w:rPr>
      </w:r>
      <w:r>
        <w:rPr>
          <w:rFonts w:ascii="Times New Roman" w:hAnsi="Times New Roman"/>
          <w:b/>
          <w:bCs/>
          <w:sz w:val="28"/>
          <w:szCs w:val="24"/>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Funding</w:t>
      </w:r>
      <w:r>
        <w:rPr>
          <w:rFonts w:ascii="Times New Roman" w:hAnsi="Times New Roman"/>
          <w:b/>
          <w:bCs/>
          <w:sz w:val="28"/>
          <w:szCs w:val="24"/>
          <w:lang w:val="en-US"/>
        </w:rPr>
      </w:r>
      <w:r>
        <w:rPr>
          <w:rFonts w:ascii="Times New Roman" w:hAnsi="Times New Roman"/>
          <w:b/>
          <w:bCs/>
          <w:sz w:val="28"/>
          <w:szCs w:val="24"/>
          <w:lang w:val="en-US"/>
        </w:rPr>
      </w:r>
    </w:p>
    <w:p>
      <w:pPr>
        <w:pStyle w:val="951"/>
        <w:pBdr/>
        <w:spacing w:before="0"/>
        <w:ind/>
        <w:jc w:val="both"/>
        <w:rPr>
          <w:rFonts w:ascii="Times New Roman" w:hAnsi="Times New Roman" w:eastAsia="Calibri"/>
          <w:color w:val="000000"/>
          <w:sz w:val="22"/>
          <w:szCs w:val="22"/>
          <w:lang w:val="en-US"/>
        </w:rPr>
      </w:pPr>
      <w:r>
        <w:rPr>
          <w:rFonts w:ascii="Times New Roman" w:hAnsi="Times New Roman" w:eastAsia="Calibri"/>
          <w:color w:val="000000"/>
          <w:sz w:val="22"/>
          <w:szCs w:val="22"/>
          <w:lang w:val="en-US"/>
        </w:rPr>
        <w:t xml:space="preserve">This work was suppor</w:t>
      </w:r>
      <w:r>
        <w:rPr>
          <w:rFonts w:ascii="Times New Roman" w:hAnsi="Times New Roman" w:eastAsia="Calibri"/>
          <w:color w:val="000000"/>
          <w:sz w:val="22"/>
          <w:szCs w:val="22"/>
          <w:lang w:val="en-US"/>
        </w:rPr>
        <w:t xml:space="preserve">t</w:t>
      </w:r>
      <w:r>
        <w:rPr>
          <w:rFonts w:ascii="Times New Roman" w:hAnsi="Times New Roman" w:eastAsia="Calibri"/>
          <w:color w:val="000000"/>
          <w:sz w:val="22"/>
          <w:szCs w:val="22"/>
          <w:lang w:val="en-US"/>
        </w:rPr>
        <w:t xml:space="preserve">ed by the ANR VESTISELF project, grant ANR-1</w:t>
      </w:r>
      <w:r>
        <w:rPr>
          <w:rFonts w:ascii="Times New Roman" w:hAnsi="Times New Roman" w:eastAsia="Calibri"/>
          <w:color w:val="000000"/>
          <w:sz w:val="22"/>
          <w:szCs w:val="22"/>
          <w:lang w:val="en-US"/>
        </w:rPr>
        <w:t xml:space="preserve">9-CE37-0027 of the French Agence </w:t>
      </w:r>
      <w:r>
        <w:rPr>
          <w:rFonts w:ascii="Times New Roman" w:hAnsi="Times New Roman" w:eastAsia="Calibri"/>
          <w:color w:val="000000"/>
          <w:sz w:val="22"/>
          <w:szCs w:val="22"/>
          <w:lang w:val="en-US"/>
        </w:rPr>
        <w:t xml:space="preserve">Nationale de la Recherche.</w:t>
      </w:r>
      <w:r>
        <w:rPr>
          <w:rFonts w:ascii="Times New Roman" w:hAnsi="Times New Roman" w:eastAsia="Calibri"/>
          <w:color w:val="000000"/>
          <w:sz w:val="22"/>
          <w:szCs w:val="22"/>
          <w:lang w:val="en-US"/>
        </w:rPr>
      </w:r>
      <w:r>
        <w:rPr>
          <w:rFonts w:ascii="Times New Roman" w:hAnsi="Times New Roman" w:eastAsia="Calibri"/>
          <w:color w:val="000000"/>
          <w:sz w:val="22"/>
          <w:szCs w:val="22"/>
          <w:lang w:val="en-US"/>
        </w:rPr>
      </w:r>
    </w:p>
    <w:p>
      <w:pPr>
        <w:pStyle w:val="951"/>
        <w:pBdr/>
        <w:spacing w:before="0"/>
        <w:ind/>
        <w:jc w:val="both"/>
        <w:rPr>
          <w:rFonts w:ascii="Times New Roman" w:hAnsi="Times New Roman"/>
          <w:color w:val="000000"/>
          <w:lang w:val="en-US"/>
        </w:rPr>
      </w:pPr>
      <w:ins w:id="662" w:author="Christophe Lopez" w:date="2026-01-07T20:13:00Z">
        <w:r>
          <w:rPr>
            <w:rFonts w:ascii="Times New Roman" w:hAnsi="Times New Roman"/>
            <w:color w:val="000000"/>
            <w:lang w:val="en-US"/>
          </w:rPr>
          <w:t xml:space="preserve">+ Wakam </w:t>
        </w:r>
      </w:ins>
      <w:ins w:id="663" w:author="Christophe Lopez" w:date="2026-01-07T20:13:00Z">
        <w:r>
          <w:rPr>
            <w:rFonts w:ascii="Times New Roman" w:hAnsi="Times New Roman"/>
            <w:color w:val="000000"/>
            <w:lang w:val="en-US"/>
          </w:rPr>
          <w:t xml:space="preserve">For Good </w:t>
        </w:r>
      </w:ins>
      <w:ins w:id="664" w:author="Christophe Lopez" w:date="2026-01-07T20:13:00Z">
        <w:r>
          <w:rPr>
            <w:rFonts w:ascii="Times New Roman" w:hAnsi="Times New Roman"/>
            <w:color w:val="000000"/>
            <w:lang w:val="en-US"/>
          </w:rPr>
          <w:t xml:space="preserve">and </w:t>
        </w:r>
      </w:ins>
      <w:ins w:id="665" w:author="Christophe Lopez" w:date="2026-01-07T20:13:00Z">
        <w:r>
          <w:rPr>
            <w:rFonts w:ascii="Times New Roman" w:hAnsi="Times New Roman"/>
            <w:color w:val="000000"/>
            <w:lang w:val="en-US"/>
          </w:rPr>
          <w:t xml:space="preserve">Fo</w:t>
        </w:r>
      </w:ins>
      <w:ins w:id="666" w:author="Christophe Lopez" w:date="2026-01-07T20:13:00Z">
        <w:r>
          <w:rPr>
            <w:rFonts w:ascii="Times New Roman" w:hAnsi="Times New Roman"/>
            <w:color w:val="000000"/>
            <w:lang w:val="en-US"/>
          </w:rPr>
          <w:t xml:space="preserve">ndation CNRS.</w:t>
        </w:r>
      </w:ins>
      <w:r>
        <w:rPr>
          <w:rFonts w:ascii="Times New Roman" w:hAnsi="Times New Roman"/>
          <w:color w:val="000000"/>
          <w:lang w:val="en-US"/>
        </w:rPr>
      </w:r>
      <w:r>
        <w:rPr>
          <w:rFonts w:ascii="Times New Roman" w:hAnsi="Times New Roman"/>
          <w:color w:val="000000"/>
          <w:lang w:val="en-US"/>
        </w:rPr>
      </w:r>
    </w:p>
    <w:p>
      <w:pPr>
        <w:pStyle w:val="965"/>
        <w:pBdr/>
        <w:tabs>
          <w:tab w:val="left" w:leader="none" w:pos="284"/>
        </w:tabs>
        <w:spacing/>
        <w:ind/>
        <w:jc w:val="both"/>
        <w:rPr>
          <w:rFonts w:ascii="Times New Roman" w:hAnsi="Times New Roman"/>
          <w:iCs/>
          <w:sz w:val="22"/>
          <w:szCs w:val="22"/>
          <w:lang w:val="en-US"/>
        </w:rPr>
      </w:pPr>
      <w:r>
        <w:rPr>
          <w:rFonts w:ascii="Times New Roman" w:hAnsi="Times New Roman"/>
          <w:iCs/>
          <w:sz w:val="22"/>
          <w:szCs w:val="22"/>
          <w:lang w:val="en-US"/>
        </w:rPr>
      </w:r>
      <w:r>
        <w:rPr>
          <w:rFonts w:ascii="Times New Roman" w:hAnsi="Times New Roman"/>
          <w:iCs/>
          <w:sz w:val="22"/>
          <w:szCs w:val="22"/>
          <w:lang w:val="en-US"/>
        </w:rPr>
      </w:r>
      <w:r>
        <w:rPr>
          <w:rFonts w:ascii="Times New Roman" w:hAnsi="Times New Roman"/>
          <w:iCs/>
          <w:sz w:val="22"/>
          <w:szCs w:val="22"/>
          <w:lang w:val="en-US"/>
        </w:rPr>
      </w:r>
    </w:p>
    <w:p>
      <w:pPr>
        <w:pStyle w:val="949"/>
        <w:pBdr/>
        <w:tabs>
          <w:tab w:val="left" w:leader="none" w:pos="708"/>
          <w:tab w:val="left" w:leader="none" w:pos="1416"/>
          <w:tab w:val="left" w:leader="none" w:pos="2124"/>
          <w:tab w:val="left" w:leader="none" w:pos="2832"/>
          <w:tab w:val="left" w:leader="none" w:pos="3540"/>
          <w:tab w:val="left" w:leader="none" w:pos="4248"/>
          <w:tab w:val="left" w:leader="none" w:pos="4956"/>
          <w:tab w:val="left" w:leader="none" w:pos="5664"/>
          <w:tab w:val="left" w:leader="none" w:pos="6372"/>
          <w:tab w:val="left" w:leader="none" w:pos="7080"/>
          <w:tab w:val="left" w:leader="none" w:pos="7788"/>
        </w:tabs>
        <w:spacing w:after="0" w:line="240" w:lineRule="auto"/>
        <w:ind/>
        <w:rPr>
          <w:rFonts w:ascii="Times New Roman" w:hAnsi="Times New Roman"/>
          <w:b/>
          <w:bCs/>
          <w:sz w:val="28"/>
          <w:szCs w:val="24"/>
          <w:lang w:val="en-US"/>
        </w:rPr>
      </w:pPr>
      <w:r>
        <w:rPr>
          <w:rFonts w:ascii="Times New Roman" w:hAnsi="Times New Roman"/>
          <w:b/>
          <w:bCs/>
          <w:sz w:val="28"/>
          <w:szCs w:val="24"/>
          <w:lang w:val="en-US"/>
        </w:rPr>
        <w:t xml:space="preserve">R</w:t>
      </w:r>
      <w:r>
        <w:rPr>
          <w:rFonts w:ascii="Times New Roman" w:hAnsi="Times New Roman"/>
          <w:b/>
          <w:bCs/>
          <w:sz w:val="28"/>
          <w:szCs w:val="24"/>
          <w:lang w:val="en-US"/>
        </w:rPr>
        <w:t xml:space="preserve">eferences</w:t>
      </w:r>
      <w:r>
        <w:rPr>
          <w:rFonts w:ascii="Times New Roman" w:hAnsi="Times New Roman"/>
          <w:b/>
          <w:bCs/>
          <w:sz w:val="28"/>
          <w:szCs w:val="24"/>
          <w:lang w:val="en-US"/>
        </w:rPr>
      </w:r>
      <w:r>
        <w:rPr>
          <w:rFonts w:ascii="Times New Roman" w:hAnsi="Times New Roman"/>
          <w:b/>
          <w:bCs/>
          <w:sz w:val="28"/>
          <w:szCs w:val="24"/>
          <w:lang w:val="en-US"/>
        </w:rPr>
      </w:r>
    </w:p>
    <w:p>
      <w:pPr>
        <w:pStyle w:val="966"/>
        <w:pBdr/>
        <w:spacing/>
        <w:ind/>
        <w:rPr>
          <w:color w:val="000000"/>
          <w:sz w:val="22"/>
        </w:rPr>
      </w:pPr>
      <w:r>
        <w:fldChar w:fldCharType="begin"/>
      </w:r>
      <w:r>
        <w:instrText xml:space="preserve"> ADDIN ZOTERO_BIBL {"uncited":[],"omitted":[],"custom":[]} CSL_BIBLIOGRAPHY </w:instrText>
      </w:r>
      <w:r>
        <w:fldChar w:fldCharType="separate"/>
      </w:r>
      <w:r>
        <w:rPr>
          <w:b/>
          <w:bCs/>
          <w:color w:val="000000"/>
          <w:sz w:val="22"/>
        </w:rPr>
        <w:t xml:space="preserve">American Psychiatric Association</w:t>
      </w:r>
      <w:r>
        <w:rPr>
          <w:color w:val="000000"/>
          <w:sz w:val="22"/>
        </w:rPr>
        <w:t xml:space="preserve">. </w:t>
      </w:r>
      <w:r>
        <w:rPr>
          <w:i/>
          <w:iCs/>
          <w:color w:val="000000"/>
          <w:sz w:val="22"/>
        </w:rPr>
        <w:t xml:space="preserve">Diagnostic and Statistical Manual of Mental Disorders: DSM-5</w:t>
      </w:r>
      <w:r>
        <w:rPr>
          <w:color w:val="000000"/>
          <w:sz w:val="22"/>
        </w:rPr>
        <w:t xml:space="preserve">. American Psychiatric Publishing, Inc., 2013.</w:t>
      </w:r>
      <w:r>
        <w:rPr>
          <w:color w:val="000000"/>
          <w:sz w:val="22"/>
        </w:rPr>
      </w:r>
      <w:r>
        <w:rPr>
          <w:color w:val="000000"/>
          <w:sz w:val="22"/>
        </w:rPr>
      </w:r>
    </w:p>
    <w:p>
      <w:pPr>
        <w:pStyle w:val="966"/>
        <w:pBdr/>
        <w:spacing/>
        <w:ind/>
        <w:rPr>
          <w:color w:val="000000"/>
          <w:sz w:val="22"/>
        </w:rPr>
      </w:pPr>
      <w:r>
        <w:rPr>
          <w:b/>
          <w:bCs/>
          <w:color w:val="000000"/>
          <w:sz w:val="22"/>
        </w:rPr>
        <w:t xml:space="preserve">Aponte-Soto MR</w:t>
      </w:r>
      <w:r>
        <w:rPr>
          <w:color w:val="000000"/>
          <w:sz w:val="22"/>
        </w:rPr>
        <w:t xml:space="preserve">, </w:t>
      </w:r>
      <w:r>
        <w:rPr>
          <w:b/>
          <w:bCs/>
          <w:color w:val="000000"/>
          <w:sz w:val="22"/>
        </w:rPr>
        <w:t xml:space="preserve">Vélez-Pastrana M</w:t>
      </w:r>
      <w:r>
        <w:rPr>
          <w:color w:val="000000"/>
          <w:sz w:val="22"/>
        </w:rPr>
        <w:t xml:space="preserve">, </w:t>
      </w:r>
      <w:r>
        <w:rPr>
          <w:b/>
          <w:bCs/>
          <w:color w:val="000000"/>
          <w:sz w:val="22"/>
        </w:rPr>
        <w:t xml:space="preserve">Martínez-Taboas A</w:t>
      </w:r>
      <w:r>
        <w:rPr>
          <w:color w:val="000000"/>
          <w:sz w:val="22"/>
        </w:rPr>
        <w:t xml:space="preserve">, </w:t>
      </w:r>
      <w:r>
        <w:rPr>
          <w:b/>
          <w:bCs/>
          <w:color w:val="000000"/>
          <w:sz w:val="22"/>
        </w:rPr>
        <w:t xml:space="preserve">González RA</w:t>
      </w:r>
      <w:r>
        <w:rPr>
          <w:color w:val="000000"/>
          <w:sz w:val="22"/>
        </w:rPr>
        <w:t xml:space="preserve">. Psychometric properties of the Cambridge depersonalization scale in Puerto Rico. </w:t>
      </w:r>
      <w:r>
        <w:rPr>
          <w:i/>
          <w:iCs/>
          <w:color w:val="000000"/>
          <w:sz w:val="22"/>
        </w:rPr>
        <w:t xml:space="preserve">J Trauma Dissociation</w:t>
      </w:r>
      <w:r>
        <w:rPr>
          <w:color w:val="000000"/>
          <w:sz w:val="22"/>
        </w:rPr>
        <w:t xml:space="preserve"> 15: 348</w:t>
      </w:r>
      <w:r>
        <w:rPr>
          <w:color w:val="000000"/>
          <w:sz w:val="22"/>
        </w:rPr>
        <w:t xml:space="preserve">–</w:t>
      </w:r>
      <w:r>
        <w:rPr>
          <w:color w:val="000000"/>
          <w:sz w:val="22"/>
        </w:rPr>
        <w:t xml:space="preserve">363, 2014.</w:t>
      </w:r>
      <w:r>
        <w:rPr>
          <w:color w:val="000000"/>
          <w:sz w:val="22"/>
        </w:rPr>
      </w:r>
      <w:r>
        <w:rPr>
          <w:color w:val="000000"/>
          <w:sz w:val="22"/>
        </w:rPr>
      </w:r>
    </w:p>
    <w:p>
      <w:pPr>
        <w:pStyle w:val="966"/>
        <w:pBdr/>
        <w:spacing/>
        <w:ind/>
        <w:rPr>
          <w:color w:val="000000"/>
          <w:sz w:val="22"/>
        </w:rPr>
      </w:pPr>
      <w:r>
        <w:rPr>
          <w:b/>
          <w:bCs/>
          <w:color w:val="000000"/>
          <w:sz w:val="22"/>
        </w:rPr>
        <w:t xml:space="preserve">Bartrés-Faz D</w:t>
      </w:r>
      <w:r>
        <w:rPr>
          <w:color w:val="000000"/>
          <w:sz w:val="22"/>
        </w:rPr>
        <w:t xml:space="preserve">, </w:t>
      </w:r>
      <w:r>
        <w:rPr>
          <w:b/>
          <w:bCs/>
          <w:color w:val="000000"/>
          <w:sz w:val="22"/>
        </w:rPr>
        <w:t xml:space="preserve">Demnitz-King H</w:t>
      </w:r>
      <w:r>
        <w:rPr>
          <w:color w:val="000000"/>
          <w:sz w:val="22"/>
        </w:rPr>
        <w:t xml:space="preserve">, </w:t>
      </w:r>
      <w:r>
        <w:rPr>
          <w:b/>
          <w:bCs/>
          <w:color w:val="000000"/>
          <w:sz w:val="22"/>
        </w:rPr>
        <w:t xml:space="preserve">Ca</w:t>
      </w:r>
      <w:r>
        <w:rPr>
          <w:b/>
          <w:bCs/>
          <w:color w:val="000000"/>
          <w:sz w:val="22"/>
        </w:rPr>
        <w:t xml:space="preserve">bello-Toscano M</w:t>
      </w:r>
      <w:r>
        <w:rPr>
          <w:color w:val="000000"/>
          <w:sz w:val="22"/>
        </w:rPr>
        <w:t xml:space="preserve">, </w:t>
      </w:r>
      <w:r>
        <w:rPr>
          <w:b/>
          <w:bCs/>
          <w:color w:val="000000"/>
          <w:sz w:val="22"/>
        </w:rPr>
        <w:t xml:space="preserve">Vaqué-Alcázar L</w:t>
      </w:r>
      <w:r>
        <w:rPr>
          <w:color w:val="000000"/>
          <w:sz w:val="22"/>
        </w:rPr>
        <w:t xml:space="preserve">, </w:t>
      </w:r>
      <w:r>
        <w:rPr>
          <w:b/>
          <w:bCs/>
          <w:color w:val="000000"/>
          <w:sz w:val="22"/>
        </w:rPr>
        <w:t xml:space="preserve">Saunde</w:t>
      </w:r>
      <w:r>
        <w:rPr>
          <w:b/>
          <w:bCs/>
          <w:color w:val="000000"/>
          <w:sz w:val="22"/>
        </w:rPr>
        <w:t xml:space="preserve">rs R</w:t>
      </w:r>
      <w:r>
        <w:rPr>
          <w:color w:val="000000"/>
          <w:sz w:val="22"/>
        </w:rPr>
        <w:t xml:space="preserve">, </w:t>
      </w:r>
      <w:r>
        <w:rPr>
          <w:b/>
          <w:bCs/>
          <w:color w:val="000000"/>
          <w:sz w:val="22"/>
        </w:rPr>
        <w:t xml:space="preserve">Touron E</w:t>
      </w:r>
      <w:r>
        <w:rPr>
          <w:color w:val="000000"/>
          <w:sz w:val="22"/>
        </w:rPr>
        <w:t xml:space="preserve">, </w:t>
      </w:r>
      <w:r>
        <w:rPr>
          <w:b/>
          <w:bCs/>
          <w:color w:val="000000"/>
          <w:sz w:val="22"/>
        </w:rPr>
        <w:t xml:space="preserve">Catt</w:t>
      </w:r>
      <w:r>
        <w:rPr>
          <w:b/>
          <w:bCs/>
          <w:color w:val="000000"/>
          <w:sz w:val="22"/>
        </w:rPr>
        <w:t xml:space="preserve">aneo G</w:t>
      </w:r>
      <w:r>
        <w:rPr>
          <w:color w:val="000000"/>
          <w:sz w:val="22"/>
        </w:rPr>
        <w:t xml:space="preserve">, </w:t>
      </w:r>
      <w:r>
        <w:rPr>
          <w:b/>
          <w:bCs/>
          <w:color w:val="000000"/>
          <w:sz w:val="22"/>
        </w:rPr>
        <w:t xml:space="preserve">Gonneaud J</w:t>
      </w:r>
      <w:r>
        <w:rPr>
          <w:color w:val="000000"/>
          <w:sz w:val="22"/>
        </w:rPr>
        <w:t xml:space="preserve">, </w:t>
      </w:r>
      <w:r>
        <w:rPr>
          <w:b/>
          <w:bCs/>
          <w:color w:val="000000"/>
          <w:sz w:val="22"/>
        </w:rPr>
        <w:t xml:space="preserve">Klimecki O</w:t>
      </w:r>
      <w:r>
        <w:rPr>
          <w:color w:val="000000"/>
          <w:sz w:val="22"/>
        </w:rPr>
        <w:t xml:space="preserve">, </w:t>
      </w:r>
      <w:r>
        <w:rPr>
          <w:b/>
          <w:bCs/>
          <w:color w:val="000000"/>
          <w:sz w:val="22"/>
        </w:rPr>
        <w:t xml:space="preserve">Bargalló N</w:t>
      </w:r>
      <w:r>
        <w:rPr>
          <w:color w:val="000000"/>
          <w:sz w:val="22"/>
        </w:rPr>
        <w:t xml:space="preserve">, </w:t>
      </w:r>
      <w:r>
        <w:rPr>
          <w:b/>
          <w:bCs/>
          <w:color w:val="000000"/>
          <w:sz w:val="22"/>
        </w:rPr>
        <w:t xml:space="preserve">Sánchez-Solana J</w:t>
      </w:r>
      <w:r>
        <w:rPr>
          <w:color w:val="000000"/>
          <w:sz w:val="22"/>
        </w:rPr>
        <w:t xml:space="preserve">, </w:t>
      </w:r>
      <w:r>
        <w:rPr>
          <w:b/>
          <w:bCs/>
          <w:color w:val="000000"/>
          <w:sz w:val="22"/>
        </w:rPr>
        <w:t xml:space="preserve">Tormos JM</w:t>
      </w:r>
      <w:r>
        <w:rPr>
          <w:color w:val="000000"/>
          <w:sz w:val="22"/>
        </w:rPr>
        <w:t xml:space="preserve">, </w:t>
      </w:r>
      <w:r>
        <w:rPr>
          <w:b/>
          <w:bCs/>
          <w:color w:val="000000"/>
          <w:sz w:val="22"/>
        </w:rPr>
        <w:t xml:space="preserve">Chételat G</w:t>
      </w:r>
      <w:r>
        <w:rPr>
          <w:color w:val="000000"/>
          <w:sz w:val="22"/>
        </w:rPr>
        <w:t xml:space="preserve">, </w:t>
      </w:r>
      <w:r>
        <w:rPr>
          <w:b/>
          <w:bCs/>
          <w:color w:val="000000"/>
          <w:sz w:val="22"/>
        </w:rPr>
        <w:t xml:space="preserve">Pascual-Leone Á</w:t>
      </w:r>
      <w:r>
        <w:rPr>
          <w:color w:val="000000"/>
          <w:sz w:val="22"/>
        </w:rPr>
        <w:t xml:space="preserve">, </w:t>
      </w:r>
      <w:r>
        <w:rPr>
          <w:b/>
          <w:bCs/>
          <w:color w:val="000000"/>
          <w:sz w:val="22"/>
        </w:rPr>
        <w:t xml:space="preserve">Marchant NL</w:t>
      </w:r>
      <w:r>
        <w:rPr>
          <w:color w:val="000000"/>
          <w:sz w:val="22"/>
        </w:rPr>
        <w:t xml:space="preserve">. Psychological profiles associated with mental, cognitive and brain health in middle-aged and older adults. </w:t>
      </w:r>
      <w:r>
        <w:rPr>
          <w:i/>
          <w:iCs/>
          <w:color w:val="000000"/>
          <w:sz w:val="22"/>
        </w:rPr>
        <w:t xml:space="preserve">Nat Mental Health</w:t>
      </w:r>
      <w:r>
        <w:rPr>
          <w:color w:val="000000"/>
          <w:sz w:val="22"/>
        </w:rPr>
        <w:t xml:space="preserve"> 3: 92–103, 2025.</w:t>
      </w:r>
      <w:r>
        <w:rPr>
          <w:color w:val="000000"/>
          <w:sz w:val="22"/>
        </w:rPr>
      </w:r>
      <w:r>
        <w:rPr>
          <w:color w:val="000000"/>
          <w:sz w:val="22"/>
        </w:rPr>
      </w:r>
    </w:p>
    <w:p>
      <w:pPr>
        <w:pStyle w:val="966"/>
        <w:pBdr/>
        <w:spacing/>
        <w:ind/>
        <w:rPr>
          <w:color w:val="000000"/>
          <w:sz w:val="22"/>
        </w:rPr>
      </w:pPr>
      <w:r>
        <w:rPr>
          <w:b/>
          <w:bCs/>
          <w:color w:val="000000"/>
          <w:sz w:val="22"/>
        </w:rPr>
        <w:t xml:space="preserve">Beh SC</w:t>
      </w:r>
      <w:r>
        <w:rPr>
          <w:color w:val="000000"/>
          <w:sz w:val="22"/>
        </w:rPr>
        <w:t xml:space="preserve">, </w:t>
      </w:r>
      <w:r>
        <w:rPr>
          <w:b/>
          <w:bCs/>
          <w:color w:val="000000"/>
          <w:sz w:val="22"/>
        </w:rPr>
        <w:t xml:space="preserve">Masrour S</w:t>
      </w:r>
      <w:r>
        <w:rPr>
          <w:color w:val="000000"/>
          <w:sz w:val="22"/>
        </w:rPr>
        <w:t xml:space="preserve">, </w:t>
      </w:r>
      <w:r>
        <w:rPr>
          <w:b/>
          <w:bCs/>
          <w:color w:val="000000"/>
          <w:sz w:val="22"/>
        </w:rPr>
        <w:t xml:space="preserve">Smith SV</w:t>
      </w:r>
      <w:r>
        <w:rPr>
          <w:color w:val="000000"/>
          <w:sz w:val="22"/>
        </w:rPr>
        <w:t xml:space="preserve">, </w:t>
      </w:r>
      <w:r>
        <w:rPr>
          <w:b/>
          <w:bCs/>
          <w:color w:val="000000"/>
          <w:sz w:val="22"/>
        </w:rPr>
        <w:t xml:space="preserve">Friedman DI</w:t>
      </w:r>
      <w:r>
        <w:rPr>
          <w:color w:val="000000"/>
          <w:sz w:val="22"/>
        </w:rPr>
        <w:t xml:space="preserve">. Clinical characteristics of Alice in Wonderland syndrome in a cohort with vestibular migraine. </w:t>
      </w:r>
      <w:r>
        <w:rPr>
          <w:i/>
          <w:iCs/>
          <w:color w:val="000000"/>
          <w:sz w:val="22"/>
        </w:rPr>
        <w:t xml:space="preserve">Neurol Clin P</w:t>
      </w:r>
      <w:r>
        <w:rPr>
          <w:i/>
          <w:iCs/>
          <w:color w:val="000000"/>
          <w:sz w:val="22"/>
        </w:rPr>
        <w:t xml:space="preserve">r</w:t>
      </w:r>
      <w:r>
        <w:rPr>
          <w:i/>
          <w:iCs/>
          <w:color w:val="000000"/>
          <w:sz w:val="22"/>
        </w:rPr>
        <w:t xml:space="preserve">act</w:t>
      </w:r>
      <w:r>
        <w:rPr>
          <w:color w:val="000000"/>
          <w:sz w:val="22"/>
        </w:rPr>
        <w:t xml:space="preserve"> 8: 389–396, 2018.</w:t>
      </w:r>
      <w:r>
        <w:rPr>
          <w:color w:val="000000"/>
          <w:sz w:val="22"/>
        </w:rPr>
      </w:r>
      <w:r>
        <w:rPr>
          <w:color w:val="000000"/>
          <w:sz w:val="22"/>
        </w:rPr>
      </w:r>
    </w:p>
    <w:p>
      <w:pPr>
        <w:pStyle w:val="966"/>
        <w:pBdr/>
        <w:spacing/>
        <w:ind/>
        <w:rPr>
          <w:color w:val="000000"/>
          <w:sz w:val="22"/>
        </w:rPr>
      </w:pPr>
      <w:r>
        <w:rPr>
          <w:b/>
          <w:bCs/>
          <w:color w:val="000000"/>
          <w:sz w:val="22"/>
        </w:rPr>
        <w:t xml:space="preserve">Bernasconi F</w:t>
      </w:r>
      <w:r>
        <w:rPr>
          <w:color w:val="000000"/>
          <w:sz w:val="22"/>
        </w:rPr>
        <w:t xml:space="preserve">, </w:t>
      </w:r>
      <w:r>
        <w:rPr>
          <w:b/>
          <w:bCs/>
          <w:color w:val="000000"/>
          <w:sz w:val="22"/>
        </w:rPr>
        <w:t xml:space="preserve">Blondiaux E</w:t>
      </w:r>
      <w:r>
        <w:rPr>
          <w:color w:val="000000"/>
          <w:sz w:val="22"/>
        </w:rPr>
        <w:t xml:space="preserve">, </w:t>
      </w:r>
      <w:r>
        <w:rPr>
          <w:b/>
          <w:bCs/>
          <w:color w:val="000000"/>
          <w:sz w:val="22"/>
        </w:rPr>
        <w:t xml:space="preserve">Potheegadoo J</w:t>
      </w:r>
      <w:r>
        <w:rPr>
          <w:color w:val="000000"/>
          <w:sz w:val="22"/>
        </w:rPr>
        <w:t xml:space="preserve">, </w:t>
      </w:r>
      <w:r>
        <w:rPr>
          <w:b/>
          <w:bCs/>
          <w:color w:val="000000"/>
          <w:sz w:val="22"/>
        </w:rPr>
        <w:t xml:space="preserve">Stripeikyte G</w:t>
      </w:r>
      <w:r>
        <w:rPr>
          <w:color w:val="000000"/>
          <w:sz w:val="22"/>
        </w:rPr>
        <w:t xml:space="preserve">, </w:t>
      </w:r>
      <w:r>
        <w:rPr>
          <w:b/>
          <w:bCs/>
          <w:color w:val="000000"/>
          <w:sz w:val="22"/>
        </w:rPr>
        <w:t xml:space="preserve">Pagon</w:t>
      </w:r>
      <w:r>
        <w:rPr>
          <w:b/>
          <w:bCs/>
          <w:color w:val="000000"/>
          <w:sz w:val="22"/>
        </w:rPr>
        <w:t xml:space="preserve">abarraga J</w:t>
      </w:r>
      <w:r>
        <w:rPr>
          <w:color w:val="000000"/>
          <w:sz w:val="22"/>
        </w:rPr>
        <w:t xml:space="preserve">, </w:t>
      </w:r>
      <w:r>
        <w:rPr>
          <w:b/>
          <w:bCs/>
          <w:color w:val="000000"/>
          <w:sz w:val="22"/>
        </w:rPr>
        <w:t xml:space="preserve">Bejr</w:t>
      </w:r>
      <w:r>
        <w:rPr>
          <w:b/>
          <w:bCs/>
          <w:color w:val="000000"/>
          <w:sz w:val="22"/>
        </w:rPr>
        <w:t xml:space="preserve">-Kasem H</w:t>
      </w:r>
      <w:r>
        <w:rPr>
          <w:color w:val="000000"/>
          <w:sz w:val="22"/>
        </w:rPr>
        <w:t xml:space="preserve">, </w:t>
      </w:r>
      <w:r>
        <w:rPr>
          <w:b/>
          <w:bCs/>
          <w:color w:val="000000"/>
          <w:sz w:val="22"/>
        </w:rPr>
        <w:t xml:space="preserve">Bassolino M</w:t>
      </w:r>
      <w:r>
        <w:rPr>
          <w:color w:val="000000"/>
          <w:sz w:val="22"/>
        </w:rPr>
        <w:t xml:space="preserve">, </w:t>
      </w:r>
      <w:r>
        <w:rPr>
          <w:b/>
          <w:bCs/>
          <w:color w:val="000000"/>
          <w:sz w:val="22"/>
        </w:rPr>
        <w:t xml:space="preserve">Akselrod M</w:t>
      </w:r>
      <w:r>
        <w:rPr>
          <w:color w:val="000000"/>
          <w:sz w:val="22"/>
        </w:rPr>
        <w:t xml:space="preserve">, </w:t>
      </w:r>
      <w:r>
        <w:rPr>
          <w:b/>
          <w:bCs/>
          <w:color w:val="000000"/>
          <w:sz w:val="22"/>
        </w:rPr>
        <w:t xml:space="preserve">Martinez-Horta S</w:t>
      </w:r>
      <w:r>
        <w:rPr>
          <w:color w:val="000000"/>
          <w:sz w:val="22"/>
        </w:rPr>
        <w:t xml:space="preserve">, </w:t>
      </w:r>
      <w:r>
        <w:rPr>
          <w:b/>
          <w:bCs/>
          <w:color w:val="000000"/>
          <w:sz w:val="22"/>
        </w:rPr>
        <w:t xml:space="preserve">Sampedro F</w:t>
      </w:r>
      <w:r>
        <w:rPr>
          <w:color w:val="000000"/>
          <w:sz w:val="22"/>
        </w:rPr>
        <w:t xml:space="preserve">, </w:t>
      </w:r>
      <w:r>
        <w:rPr>
          <w:b/>
          <w:bCs/>
          <w:color w:val="000000"/>
          <w:sz w:val="22"/>
        </w:rPr>
        <w:t xml:space="preserve">Hara M</w:t>
      </w:r>
      <w:r>
        <w:rPr>
          <w:color w:val="000000"/>
          <w:sz w:val="22"/>
        </w:rPr>
        <w:t xml:space="preserve">, </w:t>
      </w:r>
      <w:r>
        <w:rPr>
          <w:b/>
          <w:bCs/>
          <w:color w:val="000000"/>
          <w:sz w:val="22"/>
        </w:rPr>
        <w:t xml:space="preserve">Horvath J</w:t>
      </w:r>
      <w:r>
        <w:rPr>
          <w:color w:val="000000"/>
          <w:sz w:val="22"/>
        </w:rPr>
        <w:t xml:space="preserve">, </w:t>
      </w:r>
      <w:r>
        <w:rPr>
          <w:b/>
          <w:bCs/>
          <w:color w:val="000000"/>
          <w:sz w:val="22"/>
        </w:rPr>
        <w:t xml:space="preserve">Franza M</w:t>
      </w:r>
      <w:r>
        <w:rPr>
          <w:color w:val="000000"/>
          <w:sz w:val="22"/>
        </w:rPr>
        <w:t xml:space="preserve">, </w:t>
      </w:r>
      <w:r>
        <w:rPr>
          <w:b/>
          <w:bCs/>
          <w:color w:val="000000"/>
          <w:sz w:val="22"/>
        </w:rPr>
        <w:t xml:space="preserve">Konik S</w:t>
      </w:r>
      <w:r>
        <w:rPr>
          <w:color w:val="000000"/>
          <w:sz w:val="22"/>
        </w:rPr>
        <w:t xml:space="preserve">, </w:t>
      </w:r>
      <w:r>
        <w:rPr>
          <w:b/>
          <w:bCs/>
          <w:color w:val="000000"/>
          <w:sz w:val="22"/>
        </w:rPr>
        <w:t xml:space="preserve">Bereau M</w:t>
      </w:r>
      <w:r>
        <w:rPr>
          <w:color w:val="000000"/>
          <w:sz w:val="22"/>
        </w:rPr>
        <w:t xml:space="preserve">, </w:t>
      </w:r>
      <w:r>
        <w:rPr>
          <w:b/>
          <w:bCs/>
          <w:color w:val="000000"/>
          <w:sz w:val="22"/>
        </w:rPr>
        <w:t xml:space="preserve">Ghika J-A</w:t>
      </w:r>
      <w:r>
        <w:rPr>
          <w:color w:val="000000"/>
          <w:sz w:val="22"/>
        </w:rPr>
        <w:t xml:space="preserve">, </w:t>
      </w:r>
      <w:r>
        <w:rPr>
          <w:b/>
          <w:bCs/>
          <w:color w:val="000000"/>
          <w:sz w:val="22"/>
        </w:rPr>
        <w:t xml:space="preserve">Burkhard PR</w:t>
      </w:r>
      <w:r>
        <w:rPr>
          <w:color w:val="000000"/>
          <w:sz w:val="22"/>
        </w:rPr>
        <w:t xml:space="preserve">, </w:t>
      </w:r>
      <w:r>
        <w:rPr>
          <w:b/>
          <w:bCs/>
          <w:color w:val="000000"/>
          <w:sz w:val="22"/>
        </w:rPr>
        <w:t xml:space="preserve">Van De Ville D</w:t>
      </w:r>
      <w:r>
        <w:rPr>
          <w:color w:val="000000"/>
          <w:sz w:val="22"/>
        </w:rPr>
        <w:t xml:space="preserve">, </w:t>
      </w:r>
      <w:r>
        <w:rPr>
          <w:b/>
          <w:bCs/>
          <w:color w:val="000000"/>
          <w:sz w:val="22"/>
        </w:rPr>
        <w:t xml:space="preserve">Faivre N</w:t>
      </w:r>
      <w:r>
        <w:rPr>
          <w:color w:val="000000"/>
          <w:sz w:val="22"/>
        </w:rPr>
        <w:t xml:space="preserve">, </w:t>
      </w:r>
      <w:r>
        <w:rPr>
          <w:b/>
          <w:bCs/>
          <w:color w:val="000000"/>
          <w:sz w:val="22"/>
        </w:rPr>
        <w:t xml:space="preserve">Rognini G</w:t>
      </w:r>
      <w:r>
        <w:rPr>
          <w:color w:val="000000"/>
          <w:sz w:val="22"/>
        </w:rPr>
        <w:t xml:space="preserve">, </w:t>
      </w:r>
      <w:r>
        <w:rPr>
          <w:b/>
          <w:bCs/>
          <w:color w:val="000000"/>
          <w:sz w:val="22"/>
        </w:rPr>
        <w:t xml:space="preserve">Krack P</w:t>
      </w:r>
      <w:r>
        <w:rPr>
          <w:color w:val="000000"/>
          <w:sz w:val="22"/>
        </w:rPr>
        <w:t xml:space="preserve">, </w:t>
      </w:r>
      <w:r>
        <w:rPr>
          <w:b/>
          <w:bCs/>
          <w:color w:val="000000"/>
          <w:sz w:val="22"/>
        </w:rPr>
        <w:t xml:space="preserve">Kulisevsky J</w:t>
      </w:r>
      <w:r>
        <w:rPr>
          <w:color w:val="000000"/>
          <w:sz w:val="22"/>
        </w:rPr>
        <w:t xml:space="preserve">, </w:t>
      </w:r>
      <w:r>
        <w:rPr>
          <w:b/>
          <w:bCs/>
          <w:color w:val="000000"/>
          <w:sz w:val="22"/>
        </w:rPr>
        <w:t xml:space="preserve">Blanke O</w:t>
      </w:r>
      <w:r>
        <w:rPr>
          <w:color w:val="000000"/>
          <w:sz w:val="22"/>
        </w:rPr>
        <w:t xml:space="preserve">. Robot-induced hallucinations in Parkinson’s disease depend on altered sensorimotor processing in fronto-temporal network. </w:t>
      </w:r>
      <w:r>
        <w:rPr>
          <w:i/>
          <w:iCs/>
          <w:color w:val="000000"/>
          <w:sz w:val="22"/>
        </w:rPr>
        <w:t xml:space="preserve">Sci Transl Med</w:t>
      </w:r>
      <w:r>
        <w:rPr>
          <w:color w:val="000000"/>
          <w:sz w:val="22"/>
        </w:rPr>
        <w:t xml:space="preserve"> 13: eabc8362, 2021.</w:t>
      </w:r>
      <w:r>
        <w:rPr>
          <w:color w:val="000000"/>
          <w:sz w:val="22"/>
        </w:rPr>
      </w:r>
      <w:r>
        <w:rPr>
          <w:color w:val="000000"/>
          <w:sz w:val="22"/>
        </w:rPr>
      </w:r>
    </w:p>
    <w:p>
      <w:pPr>
        <w:pStyle w:val="966"/>
        <w:pBdr/>
        <w:spacing/>
        <w:ind/>
        <w:rPr>
          <w:color w:val="000000"/>
          <w:sz w:val="22"/>
        </w:rPr>
      </w:pPr>
      <w:r>
        <w:rPr>
          <w:b/>
          <w:bCs/>
          <w:color w:val="000000"/>
          <w:sz w:val="22"/>
        </w:rPr>
        <w:t xml:space="preserve">Bernstein EM</w:t>
      </w:r>
      <w:r>
        <w:rPr>
          <w:color w:val="000000"/>
          <w:sz w:val="22"/>
        </w:rPr>
        <w:t xml:space="preserve">, </w:t>
      </w:r>
      <w:r>
        <w:rPr>
          <w:b/>
          <w:bCs/>
          <w:color w:val="000000"/>
          <w:sz w:val="22"/>
        </w:rPr>
        <w:t xml:space="preserve">Putnam FW</w:t>
      </w:r>
      <w:r>
        <w:rPr>
          <w:color w:val="000000"/>
          <w:sz w:val="22"/>
        </w:rPr>
        <w:t xml:space="preserve">. Development, reliabili</w:t>
      </w:r>
      <w:r>
        <w:rPr>
          <w:color w:val="000000"/>
          <w:sz w:val="22"/>
        </w:rPr>
        <w:t xml:space="preserve">t</w:t>
      </w:r>
      <w:r>
        <w:rPr>
          <w:color w:val="000000"/>
          <w:sz w:val="22"/>
        </w:rPr>
        <w:t xml:space="preserve">y, and validity of a dissociation sc</w:t>
      </w:r>
      <w:r>
        <w:rPr>
          <w:color w:val="000000"/>
          <w:sz w:val="22"/>
        </w:rPr>
        <w:t xml:space="preserve">ale. </w:t>
      </w:r>
      <w:r>
        <w:rPr>
          <w:i/>
          <w:iCs/>
          <w:color w:val="000000"/>
          <w:sz w:val="22"/>
        </w:rPr>
        <w:t xml:space="preserve">J Nerv Ment Dis</w:t>
      </w:r>
      <w:r>
        <w:rPr>
          <w:color w:val="000000"/>
          <w:sz w:val="22"/>
        </w:rPr>
        <w:t xml:space="preserve"> 174: 727–735, 1986.</w:t>
      </w:r>
      <w:r>
        <w:rPr>
          <w:color w:val="000000"/>
          <w:sz w:val="22"/>
        </w:rPr>
      </w:r>
      <w:r>
        <w:rPr>
          <w:color w:val="000000"/>
          <w:sz w:val="22"/>
        </w:rPr>
      </w:r>
    </w:p>
    <w:p>
      <w:pPr>
        <w:pStyle w:val="966"/>
        <w:pBdr/>
        <w:spacing/>
        <w:ind/>
        <w:rPr>
          <w:color w:val="000000"/>
          <w:sz w:val="22"/>
        </w:rPr>
      </w:pPr>
      <w:r>
        <w:rPr>
          <w:b/>
          <w:bCs/>
          <w:color w:val="000000"/>
          <w:sz w:val="22"/>
        </w:rPr>
        <w:t xml:space="preserve">Bjelland I</w:t>
      </w:r>
      <w:r>
        <w:rPr>
          <w:color w:val="000000"/>
          <w:sz w:val="22"/>
        </w:rPr>
        <w:t xml:space="preserve">, </w:t>
      </w:r>
      <w:r>
        <w:rPr>
          <w:b/>
          <w:bCs/>
          <w:color w:val="000000"/>
          <w:sz w:val="22"/>
        </w:rPr>
        <w:t xml:space="preserve">Dahl AA</w:t>
      </w:r>
      <w:r>
        <w:rPr>
          <w:color w:val="000000"/>
          <w:sz w:val="22"/>
        </w:rPr>
        <w:t xml:space="preserve">, </w:t>
      </w:r>
      <w:r>
        <w:rPr>
          <w:b/>
          <w:bCs/>
          <w:color w:val="000000"/>
          <w:sz w:val="22"/>
        </w:rPr>
        <w:t xml:space="preserve">Ha</w:t>
      </w:r>
      <w:r>
        <w:rPr>
          <w:b/>
          <w:bCs/>
          <w:color w:val="000000"/>
          <w:sz w:val="22"/>
        </w:rPr>
        <w:t xml:space="preserve">ug TT</w:t>
      </w:r>
      <w:r>
        <w:rPr>
          <w:color w:val="000000"/>
          <w:sz w:val="22"/>
        </w:rPr>
        <w:t xml:space="preserve">, </w:t>
      </w:r>
      <w:r>
        <w:rPr>
          <w:b/>
          <w:bCs/>
          <w:color w:val="000000"/>
          <w:sz w:val="22"/>
        </w:rPr>
        <w:t xml:space="preserve">Neckelma</w:t>
      </w:r>
      <w:r>
        <w:rPr>
          <w:b/>
          <w:bCs/>
          <w:color w:val="000000"/>
          <w:sz w:val="22"/>
        </w:rPr>
        <w:t xml:space="preserve">nn D</w:t>
      </w:r>
      <w:r>
        <w:rPr>
          <w:color w:val="000000"/>
          <w:sz w:val="22"/>
        </w:rPr>
        <w:t xml:space="preserve">. The validity of the Hospital Anxiety and Depression Scale. </w:t>
      </w:r>
      <w:r>
        <w:rPr>
          <w:i/>
          <w:iCs/>
          <w:color w:val="000000"/>
          <w:sz w:val="22"/>
        </w:rPr>
        <w:t xml:space="preserve">Journal of Psychosomatic Research</w:t>
      </w:r>
      <w:r>
        <w:rPr>
          <w:color w:val="000000"/>
          <w:sz w:val="22"/>
        </w:rPr>
        <w:t xml:space="preserve"> 52: 69–77, 2002.</w:t>
      </w:r>
      <w:r>
        <w:rPr>
          <w:color w:val="000000"/>
          <w:sz w:val="22"/>
        </w:rPr>
      </w:r>
      <w:r>
        <w:rPr>
          <w:color w:val="000000"/>
          <w:sz w:val="22"/>
        </w:rPr>
      </w:r>
    </w:p>
    <w:p>
      <w:pPr>
        <w:pStyle w:val="966"/>
        <w:pBdr/>
        <w:spacing/>
        <w:ind/>
        <w:rPr>
          <w:color w:val="000000"/>
          <w:sz w:val="22"/>
        </w:rPr>
      </w:pPr>
      <w:r>
        <w:rPr>
          <w:b/>
          <w:bCs/>
          <w:color w:val="000000"/>
          <w:sz w:val="22"/>
        </w:rPr>
        <w:t xml:space="preserve">Blevins CA</w:t>
      </w:r>
      <w:r>
        <w:rPr>
          <w:color w:val="000000"/>
          <w:sz w:val="22"/>
        </w:rPr>
        <w:t xml:space="preserve">, </w:t>
      </w:r>
      <w:r>
        <w:rPr>
          <w:b/>
          <w:bCs/>
          <w:color w:val="000000"/>
          <w:sz w:val="22"/>
        </w:rPr>
        <w:t xml:space="preserve">Witte TK</w:t>
      </w:r>
      <w:r>
        <w:rPr>
          <w:color w:val="000000"/>
          <w:sz w:val="22"/>
        </w:rPr>
        <w:t xml:space="preserve">, </w:t>
      </w:r>
      <w:r>
        <w:rPr>
          <w:b/>
          <w:bCs/>
          <w:color w:val="000000"/>
          <w:sz w:val="22"/>
        </w:rPr>
        <w:t xml:space="preserve">Weathers FW</w:t>
      </w:r>
      <w:r>
        <w:rPr>
          <w:color w:val="000000"/>
          <w:sz w:val="22"/>
        </w:rPr>
        <w:t xml:space="preserve">. Factor structure of the Cambridge Depersonalization Scale in trauma-exposed college students. </w:t>
      </w:r>
      <w:r>
        <w:rPr>
          <w:i/>
          <w:iCs/>
          <w:color w:val="000000"/>
          <w:sz w:val="22"/>
        </w:rPr>
        <w:t xml:space="preserve">J Trauma Dissociation</w:t>
      </w:r>
      <w:r>
        <w:rPr>
          <w:color w:val="000000"/>
          <w:sz w:val="22"/>
        </w:rPr>
        <w:t xml:space="preserve"> 14: 288–301, 2013.</w:t>
      </w:r>
      <w:r>
        <w:rPr>
          <w:color w:val="000000"/>
          <w:sz w:val="22"/>
        </w:rPr>
      </w:r>
      <w:r>
        <w:rPr>
          <w:color w:val="000000"/>
          <w:sz w:val="22"/>
        </w:rPr>
      </w:r>
    </w:p>
    <w:p>
      <w:pPr>
        <w:pStyle w:val="966"/>
        <w:pBdr/>
        <w:spacing/>
        <w:ind/>
        <w:rPr>
          <w:color w:val="000000"/>
          <w:sz w:val="22"/>
        </w:rPr>
      </w:pPr>
      <w:r>
        <w:rPr>
          <w:b/>
          <w:bCs/>
          <w:color w:val="000000"/>
          <w:sz w:val="22"/>
        </w:rPr>
        <w:t xml:space="preserve">Bocéréan C</w:t>
      </w:r>
      <w:r>
        <w:rPr>
          <w:color w:val="000000"/>
          <w:sz w:val="22"/>
        </w:rPr>
        <w:t xml:space="preserve">, </w:t>
      </w:r>
      <w:r>
        <w:rPr>
          <w:b/>
          <w:bCs/>
          <w:color w:val="000000"/>
          <w:sz w:val="22"/>
        </w:rPr>
        <w:t xml:space="preserve">Dupret E</w:t>
      </w:r>
      <w:r>
        <w:rPr>
          <w:color w:val="000000"/>
          <w:sz w:val="22"/>
        </w:rPr>
        <w:t xml:space="preserve">. A validation study of the Hospital Anxiety and Depression Scale (HADS) in a large sample </w:t>
      </w:r>
      <w:r>
        <w:rPr>
          <w:color w:val="000000"/>
          <w:sz w:val="22"/>
        </w:rPr>
        <w:t xml:space="preserve">of French employees. </w:t>
      </w:r>
      <w:r>
        <w:rPr>
          <w:i/>
          <w:iCs/>
          <w:color w:val="000000"/>
          <w:sz w:val="22"/>
        </w:rPr>
        <w:t xml:space="preserve">BMC Psychiatry</w:t>
      </w:r>
      <w:r>
        <w:rPr>
          <w:color w:val="000000"/>
          <w:sz w:val="22"/>
        </w:rPr>
        <w:t xml:space="preserve"> </w:t>
      </w:r>
      <w:r>
        <w:rPr>
          <w:color w:val="000000"/>
          <w:sz w:val="22"/>
        </w:rPr>
        <w:t xml:space="preserve">14: 354, 2014.</w:t>
      </w:r>
      <w:r>
        <w:rPr>
          <w:color w:val="000000"/>
          <w:sz w:val="22"/>
        </w:rPr>
      </w:r>
      <w:r>
        <w:rPr>
          <w:color w:val="000000"/>
          <w:sz w:val="22"/>
        </w:rPr>
      </w:r>
    </w:p>
    <w:p>
      <w:pPr>
        <w:pStyle w:val="966"/>
        <w:pBdr/>
        <w:spacing/>
        <w:ind/>
        <w:rPr>
          <w:color w:val="000000"/>
          <w:sz w:val="22"/>
        </w:rPr>
      </w:pPr>
      <w:r>
        <w:rPr>
          <w:b/>
          <w:bCs/>
          <w:color w:val="000000"/>
          <w:sz w:val="22"/>
        </w:rPr>
        <w:t xml:space="preserve">Braithwaite JJ</w:t>
      </w:r>
      <w:r>
        <w:rPr>
          <w:color w:val="000000"/>
          <w:sz w:val="22"/>
        </w:rPr>
        <w:t xml:space="preserve">, </w:t>
      </w:r>
      <w:r>
        <w:rPr>
          <w:b/>
          <w:bCs/>
          <w:color w:val="000000"/>
          <w:sz w:val="22"/>
        </w:rPr>
        <w:t xml:space="preserve">Watson DG</w:t>
      </w:r>
      <w:r>
        <w:rPr>
          <w:color w:val="000000"/>
          <w:sz w:val="22"/>
        </w:rPr>
        <w:t xml:space="preserve">, </w:t>
      </w:r>
      <w:r>
        <w:rPr>
          <w:b/>
          <w:bCs/>
          <w:color w:val="000000"/>
          <w:sz w:val="22"/>
        </w:rPr>
        <w:t xml:space="preserve">Dewe H</w:t>
      </w:r>
      <w:r>
        <w:rPr>
          <w:color w:val="000000"/>
          <w:sz w:val="22"/>
        </w:rPr>
        <w:t xml:space="preserve">. Predisposition</w:t>
      </w:r>
      <w:r>
        <w:rPr>
          <w:color w:val="000000"/>
          <w:sz w:val="22"/>
        </w:rPr>
        <w:t xml:space="preserve"> to out-of-body</w:t>
      </w:r>
      <w:r>
        <w:rPr>
          <w:color w:val="000000"/>
          <w:sz w:val="22"/>
        </w:rPr>
        <w:t xml:space="preserve"> experience (OBE) is associated with aberrations in multisensory integration: Psychophysiological support from a “rubber hand illusion” study. </w:t>
      </w:r>
      <w:r>
        <w:rPr>
          <w:i/>
          <w:iCs/>
          <w:color w:val="000000"/>
          <w:sz w:val="22"/>
        </w:rPr>
        <w:t xml:space="preserve">J Exp Psychol Hum Percept Perform</w:t>
      </w:r>
      <w:r>
        <w:rPr>
          <w:color w:val="000000"/>
          <w:sz w:val="22"/>
        </w:rPr>
        <w:t xml:space="preserve"> 43: 1125–1143, 2017.</w:t>
      </w:r>
      <w:r>
        <w:rPr>
          <w:color w:val="000000"/>
          <w:sz w:val="22"/>
        </w:rPr>
      </w:r>
      <w:r>
        <w:rPr>
          <w:color w:val="000000"/>
          <w:sz w:val="22"/>
        </w:rPr>
      </w:r>
    </w:p>
    <w:p>
      <w:pPr>
        <w:pStyle w:val="966"/>
        <w:pBdr/>
        <w:spacing/>
        <w:ind/>
        <w:rPr>
          <w:color w:val="000000"/>
          <w:sz w:val="22"/>
        </w:rPr>
      </w:pPr>
      <w:r>
        <w:rPr>
          <w:b/>
          <w:bCs/>
          <w:color w:val="000000"/>
          <w:sz w:val="22"/>
        </w:rPr>
        <w:t xml:space="preserve">Cox BJ</w:t>
      </w:r>
      <w:r>
        <w:rPr>
          <w:color w:val="000000"/>
          <w:sz w:val="22"/>
        </w:rPr>
        <w:t xml:space="preserve">, </w:t>
      </w:r>
      <w:r>
        <w:rPr>
          <w:b/>
          <w:bCs/>
          <w:color w:val="000000"/>
          <w:sz w:val="22"/>
        </w:rPr>
        <w:t xml:space="preserve">Swinson RP</w:t>
      </w:r>
      <w:r>
        <w:rPr>
          <w:color w:val="000000"/>
          <w:sz w:val="22"/>
        </w:rPr>
        <w:t xml:space="preserve">. Instrument to assess depersonalization-derealization in panic disorder. </w:t>
      </w:r>
      <w:r>
        <w:rPr>
          <w:i/>
          <w:iCs/>
          <w:color w:val="000000"/>
          <w:sz w:val="22"/>
        </w:rPr>
        <w:t xml:space="preserve">Depress Anxiety</w:t>
      </w:r>
      <w:r>
        <w:rPr>
          <w:color w:val="000000"/>
          <w:sz w:val="22"/>
        </w:rPr>
        <w:t xml:space="preserve"> 15: 172–5, 2002.</w:t>
      </w:r>
      <w:r>
        <w:rPr>
          <w:color w:val="000000"/>
          <w:sz w:val="22"/>
        </w:rPr>
      </w:r>
      <w:r>
        <w:rPr>
          <w:color w:val="000000"/>
          <w:sz w:val="22"/>
        </w:rPr>
      </w:r>
    </w:p>
    <w:p>
      <w:pPr>
        <w:pStyle w:val="966"/>
        <w:pBdr/>
        <w:spacing/>
        <w:ind/>
        <w:rPr>
          <w:color w:val="000000"/>
          <w:sz w:val="22"/>
        </w:rPr>
      </w:pPr>
      <w:r>
        <w:rPr>
          <w:b/>
          <w:bCs/>
          <w:color w:val="000000"/>
          <w:sz w:val="22"/>
        </w:rPr>
        <w:t xml:space="preserve">Dieguez S</w:t>
      </w:r>
      <w:r>
        <w:rPr>
          <w:color w:val="000000"/>
          <w:sz w:val="22"/>
        </w:rPr>
        <w:t xml:space="preserve">, </w:t>
      </w:r>
      <w:r>
        <w:rPr>
          <w:b/>
          <w:bCs/>
          <w:color w:val="000000"/>
          <w:sz w:val="22"/>
        </w:rPr>
        <w:t xml:space="preserve">Lopez C</w:t>
      </w:r>
      <w:r>
        <w:rPr>
          <w:color w:val="000000"/>
          <w:sz w:val="22"/>
        </w:rPr>
        <w:t xml:space="preserve">. The bodily self: Insights from clinical and experiment</w:t>
      </w:r>
      <w:r>
        <w:rPr>
          <w:color w:val="000000"/>
          <w:sz w:val="22"/>
        </w:rPr>
        <w:t xml:space="preserve">al research. </w:t>
      </w:r>
      <w:r>
        <w:rPr>
          <w:i/>
          <w:iCs/>
          <w:color w:val="000000"/>
          <w:sz w:val="22"/>
        </w:rPr>
        <w:t xml:space="preserve">Ann Phys Rehabil Med</w:t>
      </w:r>
      <w:r>
        <w:rPr>
          <w:color w:val="000000"/>
          <w:sz w:val="22"/>
        </w:rPr>
        <w:t xml:space="preserve"> 60</w:t>
      </w:r>
      <w:r>
        <w:rPr>
          <w:color w:val="000000"/>
          <w:sz w:val="22"/>
        </w:rPr>
        <w:t xml:space="preserve">: 198–207, 2017.</w:t>
      </w:r>
      <w:r>
        <w:rPr>
          <w:color w:val="000000"/>
          <w:sz w:val="22"/>
        </w:rPr>
      </w:r>
      <w:r>
        <w:rPr>
          <w:color w:val="000000"/>
          <w:sz w:val="22"/>
        </w:rPr>
      </w:r>
    </w:p>
    <w:p>
      <w:pPr>
        <w:pStyle w:val="966"/>
        <w:pBdr/>
        <w:spacing/>
        <w:ind/>
        <w:rPr>
          <w:color w:val="000000"/>
          <w:sz w:val="22"/>
        </w:rPr>
      </w:pPr>
      <w:r>
        <w:rPr>
          <w:b/>
          <w:bCs/>
          <w:color w:val="000000"/>
          <w:sz w:val="22"/>
        </w:rPr>
        <w:t xml:space="preserve">Dixon JC</w:t>
      </w:r>
      <w:r>
        <w:rPr>
          <w:color w:val="000000"/>
          <w:sz w:val="22"/>
        </w:rPr>
        <w:t xml:space="preserve">. Depersonalization phenomena in a samp</w:t>
      </w:r>
      <w:r>
        <w:rPr>
          <w:color w:val="000000"/>
          <w:sz w:val="22"/>
        </w:rPr>
        <w:t xml:space="preserve">le population o</w:t>
      </w:r>
      <w:r>
        <w:rPr>
          <w:color w:val="000000"/>
          <w:sz w:val="22"/>
        </w:rPr>
        <w:t xml:space="preserve">f college students. </w:t>
      </w:r>
      <w:r>
        <w:rPr>
          <w:i/>
          <w:iCs/>
          <w:color w:val="000000"/>
          <w:sz w:val="22"/>
        </w:rPr>
        <w:t xml:space="preserve">Br J Psychiatry</w:t>
      </w:r>
      <w:r>
        <w:rPr>
          <w:color w:val="000000"/>
          <w:sz w:val="22"/>
        </w:rPr>
        <w:t xml:space="preserve"> 109: 371–375, 1963.</w:t>
      </w:r>
      <w:r>
        <w:rPr>
          <w:color w:val="000000"/>
          <w:sz w:val="22"/>
        </w:rPr>
      </w:r>
      <w:r>
        <w:rPr>
          <w:color w:val="000000"/>
          <w:sz w:val="22"/>
        </w:rPr>
      </w:r>
    </w:p>
    <w:p>
      <w:pPr>
        <w:pStyle w:val="966"/>
        <w:pBdr/>
        <w:spacing/>
        <w:ind/>
        <w:rPr>
          <w:color w:val="000000"/>
          <w:sz w:val="22"/>
        </w:rPr>
      </w:pPr>
      <w:r>
        <w:rPr>
          <w:b/>
          <w:bCs/>
          <w:color w:val="000000"/>
          <w:sz w:val="22"/>
        </w:rPr>
        <w:t xml:space="preserve">Gwyther MPD</w:t>
      </w:r>
      <w:r>
        <w:rPr>
          <w:color w:val="000000"/>
          <w:sz w:val="22"/>
        </w:rPr>
        <w:t xml:space="preserve">, </w:t>
      </w:r>
      <w:r>
        <w:rPr>
          <w:b/>
          <w:bCs/>
          <w:color w:val="000000"/>
          <w:sz w:val="22"/>
        </w:rPr>
        <w:t xml:space="preserve">Lenggenhager B</w:t>
      </w:r>
      <w:r>
        <w:rPr>
          <w:color w:val="000000"/>
          <w:sz w:val="22"/>
        </w:rPr>
        <w:t xml:space="preserve">, </w:t>
      </w:r>
      <w:r>
        <w:rPr>
          <w:b/>
          <w:bCs/>
          <w:color w:val="000000"/>
          <w:sz w:val="22"/>
        </w:rPr>
        <w:t xml:space="preserve">Windt JM</w:t>
      </w:r>
      <w:r>
        <w:rPr>
          <w:color w:val="000000"/>
          <w:sz w:val="22"/>
        </w:rPr>
        <w:t xml:space="preserve">, </w:t>
      </w:r>
      <w:r>
        <w:rPr>
          <w:b/>
          <w:bCs/>
          <w:color w:val="000000"/>
          <w:sz w:val="22"/>
        </w:rPr>
        <w:t xml:space="preserve">Aspell JE</w:t>
      </w:r>
      <w:r>
        <w:rPr>
          <w:color w:val="000000"/>
          <w:sz w:val="22"/>
        </w:rPr>
        <w:t xml:space="preserve">, </w:t>
      </w:r>
      <w:r>
        <w:rPr>
          <w:b/>
          <w:bCs/>
          <w:color w:val="000000"/>
          <w:sz w:val="22"/>
        </w:rPr>
        <w:t xml:space="preserve">Ciaunica A</w:t>
      </w:r>
      <w:r>
        <w:rPr>
          <w:color w:val="000000"/>
          <w:sz w:val="22"/>
        </w:rPr>
        <w:t xml:space="preserve">. Examining the association between depersonalisation traits and the bodily self in waking and dreaming. </w:t>
      </w:r>
      <w:r>
        <w:rPr>
          <w:i/>
          <w:iCs/>
          <w:color w:val="000000"/>
          <w:sz w:val="22"/>
        </w:rPr>
        <w:t xml:space="preserve">Sci Rep</w:t>
      </w:r>
      <w:r>
        <w:rPr>
          <w:color w:val="000000"/>
          <w:sz w:val="22"/>
        </w:rPr>
        <w:t xml:space="preserve"> 14: 6107, 2024.</w:t>
      </w:r>
      <w:r>
        <w:rPr>
          <w:color w:val="000000"/>
          <w:sz w:val="22"/>
        </w:rPr>
      </w:r>
      <w:r>
        <w:rPr>
          <w:color w:val="000000"/>
          <w:sz w:val="22"/>
        </w:rPr>
      </w:r>
    </w:p>
    <w:p>
      <w:pPr>
        <w:pStyle w:val="966"/>
        <w:pBdr/>
        <w:spacing/>
        <w:ind/>
        <w:rPr>
          <w:color w:val="000000"/>
          <w:sz w:val="22"/>
        </w:rPr>
      </w:pPr>
      <w:r>
        <w:rPr>
          <w:b/>
          <w:bCs/>
          <w:color w:val="000000"/>
          <w:sz w:val="22"/>
        </w:rPr>
        <w:t xml:space="preserve">Hill ED</w:t>
      </w:r>
      <w:r>
        <w:rPr>
          <w:color w:val="000000"/>
          <w:sz w:val="22"/>
        </w:rPr>
        <w:t xml:space="preserve">, </w:t>
      </w:r>
      <w:r>
        <w:rPr>
          <w:b/>
          <w:bCs/>
          <w:color w:val="000000"/>
          <w:sz w:val="22"/>
        </w:rPr>
        <w:t xml:space="preserve">Kashyap P</w:t>
      </w:r>
      <w:r>
        <w:rPr>
          <w:color w:val="000000"/>
          <w:sz w:val="22"/>
        </w:rPr>
        <w:t xml:space="preserve">, </w:t>
      </w:r>
      <w:r>
        <w:rPr>
          <w:b/>
          <w:bCs/>
          <w:color w:val="000000"/>
          <w:sz w:val="22"/>
        </w:rPr>
        <w:t xml:space="preserve">Raffanello E</w:t>
      </w:r>
      <w:r>
        <w:rPr>
          <w:color w:val="000000"/>
          <w:sz w:val="22"/>
        </w:rPr>
        <w:t xml:space="preserve">, </w:t>
      </w:r>
      <w:r>
        <w:rPr>
          <w:b/>
          <w:bCs/>
          <w:color w:val="000000"/>
          <w:sz w:val="22"/>
        </w:rPr>
        <w:t xml:space="preserve">Wang Y</w:t>
      </w:r>
      <w:r>
        <w:rPr>
          <w:color w:val="000000"/>
          <w:sz w:val="22"/>
        </w:rPr>
        <w:t xml:space="preserve">, </w:t>
      </w:r>
      <w:r>
        <w:rPr>
          <w:b/>
          <w:bCs/>
          <w:color w:val="000000"/>
          <w:sz w:val="22"/>
        </w:rPr>
        <w:t xml:space="preserve">Moffitt TE</w:t>
      </w:r>
      <w:r>
        <w:rPr>
          <w:color w:val="000000"/>
          <w:sz w:val="22"/>
        </w:rPr>
        <w:t xml:space="preserve">, </w:t>
      </w:r>
      <w:r>
        <w:rPr>
          <w:b/>
          <w:bCs/>
          <w:color w:val="000000"/>
          <w:sz w:val="22"/>
        </w:rPr>
        <w:t xml:space="preserve">Caspi A</w:t>
      </w:r>
      <w:r>
        <w:rPr>
          <w:color w:val="000000"/>
          <w:sz w:val="22"/>
        </w:rPr>
        <w:t xml:space="preserve">, </w:t>
      </w:r>
      <w:r>
        <w:rPr>
          <w:b/>
          <w:bCs/>
          <w:color w:val="000000"/>
          <w:sz w:val="22"/>
        </w:rPr>
        <w:t xml:space="preserve">Engelhard M</w:t>
      </w:r>
      <w:r>
        <w:rPr>
          <w:color w:val="000000"/>
          <w:sz w:val="22"/>
        </w:rPr>
        <w:t xml:space="preserve">, </w:t>
      </w:r>
      <w:r>
        <w:rPr>
          <w:b/>
          <w:bCs/>
          <w:color w:val="000000"/>
          <w:sz w:val="22"/>
        </w:rPr>
        <w:t xml:space="preserve">Posner J</w:t>
      </w:r>
      <w:r>
        <w:rPr>
          <w:color w:val="000000"/>
          <w:sz w:val="22"/>
        </w:rPr>
        <w:t xml:space="preserve">. Prediction of mental health risk in adolescents. </w:t>
      </w:r>
      <w:r>
        <w:rPr>
          <w:i/>
          <w:iCs/>
          <w:color w:val="000000"/>
          <w:sz w:val="22"/>
        </w:rPr>
        <w:t xml:space="preserve">Nat Med</w:t>
      </w:r>
      <w:r>
        <w:rPr>
          <w:color w:val="000000"/>
          <w:sz w:val="22"/>
        </w:rPr>
        <w:t xml:space="preserve"> , 2025. d</w:t>
      </w:r>
      <w:r>
        <w:rPr>
          <w:color w:val="000000"/>
          <w:sz w:val="22"/>
        </w:rPr>
        <w:t xml:space="preserve">oi:10.1038/s41591-025-03560-7.</w:t>
      </w:r>
      <w:r>
        <w:rPr>
          <w:color w:val="000000"/>
          <w:sz w:val="22"/>
        </w:rPr>
      </w:r>
      <w:r>
        <w:rPr>
          <w:color w:val="000000"/>
          <w:sz w:val="22"/>
        </w:rPr>
      </w:r>
    </w:p>
    <w:p>
      <w:pPr>
        <w:pStyle w:val="966"/>
        <w:pBdr/>
        <w:spacing/>
        <w:ind/>
        <w:rPr>
          <w:color w:val="000000"/>
          <w:sz w:val="22"/>
        </w:rPr>
      </w:pPr>
      <w:r>
        <w:rPr>
          <w:b/>
          <w:bCs/>
          <w:color w:val="000000"/>
          <w:sz w:val="22"/>
        </w:rPr>
        <w:t xml:space="preserve">Hinz </w:t>
      </w:r>
      <w:r>
        <w:rPr>
          <w:b/>
          <w:bCs/>
          <w:color w:val="000000"/>
          <w:sz w:val="22"/>
        </w:rPr>
        <w:t xml:space="preserve">A</w:t>
      </w:r>
      <w:r>
        <w:rPr>
          <w:color w:val="000000"/>
          <w:sz w:val="22"/>
        </w:rPr>
        <w:t xml:space="preserve">, </w:t>
      </w:r>
      <w:r>
        <w:rPr>
          <w:b/>
          <w:bCs/>
          <w:color w:val="000000"/>
          <w:sz w:val="22"/>
        </w:rPr>
        <w:t xml:space="preserve">Brähler E</w:t>
      </w:r>
      <w:r>
        <w:rPr>
          <w:color w:val="000000"/>
          <w:sz w:val="22"/>
        </w:rPr>
        <w:t xml:space="preserve">. Normative values for the hospital anxiety and depr</w:t>
      </w:r>
      <w:r>
        <w:rPr>
          <w:color w:val="000000"/>
          <w:sz w:val="22"/>
        </w:rPr>
        <w:t xml:space="preserve">ession scale (H</w:t>
      </w:r>
      <w:r>
        <w:rPr>
          <w:color w:val="000000"/>
          <w:sz w:val="22"/>
        </w:rPr>
        <w:t xml:space="preserve">ADS) in the general German population. </w:t>
      </w:r>
      <w:r>
        <w:rPr>
          <w:i/>
          <w:iCs/>
          <w:color w:val="000000"/>
          <w:sz w:val="22"/>
        </w:rPr>
        <w:t xml:space="preserve">J Psychosom Res</w:t>
      </w:r>
      <w:r>
        <w:rPr>
          <w:color w:val="000000"/>
          <w:sz w:val="22"/>
        </w:rPr>
        <w:t xml:space="preserve"> 71: 74–78, 2011.</w:t>
      </w:r>
      <w:r>
        <w:rPr>
          <w:color w:val="000000"/>
          <w:sz w:val="22"/>
        </w:rPr>
      </w:r>
      <w:r>
        <w:rPr>
          <w:color w:val="000000"/>
          <w:sz w:val="22"/>
        </w:rPr>
      </w:r>
    </w:p>
    <w:p>
      <w:pPr>
        <w:pStyle w:val="966"/>
        <w:pBdr/>
        <w:spacing/>
        <w:ind/>
        <w:rPr>
          <w:color w:val="000000"/>
          <w:sz w:val="22"/>
        </w:rPr>
      </w:pPr>
      <w:r>
        <w:rPr>
          <w:b/>
          <w:bCs/>
          <w:color w:val="000000"/>
          <w:sz w:val="22"/>
        </w:rPr>
        <w:t xml:space="preserve">Hunter ECM</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David AS</w:t>
      </w:r>
      <w:r>
        <w:rPr>
          <w:color w:val="000000"/>
          <w:sz w:val="22"/>
        </w:rPr>
        <w:t xml:space="preserve">. The epidemiology of depersonalisation and derealisation. A systematic review. </w:t>
      </w:r>
      <w:r>
        <w:rPr>
          <w:i/>
          <w:iCs/>
          <w:color w:val="000000"/>
          <w:sz w:val="22"/>
        </w:rPr>
        <w:t xml:space="preserve">Soc Psychiatry Psychiatr Epidemiol</w:t>
      </w:r>
      <w:r>
        <w:rPr>
          <w:color w:val="000000"/>
          <w:sz w:val="22"/>
        </w:rPr>
        <w:t xml:space="preserve"> 39: 9–18, 2004.</w:t>
      </w:r>
      <w:r>
        <w:rPr>
          <w:color w:val="000000"/>
          <w:sz w:val="22"/>
        </w:rPr>
      </w:r>
      <w:r>
        <w:rPr>
          <w:color w:val="000000"/>
          <w:sz w:val="22"/>
        </w:rPr>
      </w:r>
    </w:p>
    <w:p>
      <w:pPr>
        <w:pStyle w:val="966"/>
        <w:pBdr/>
        <w:spacing/>
        <w:ind/>
        <w:rPr>
          <w:color w:val="000000"/>
          <w:sz w:val="22"/>
        </w:rPr>
      </w:pPr>
      <w:r>
        <w:rPr>
          <w:b/>
          <w:bCs/>
          <w:color w:val="000000"/>
          <w:sz w:val="22"/>
        </w:rPr>
        <w:t xml:space="preserve">Jacobs JR</w:t>
      </w:r>
      <w:r>
        <w:rPr>
          <w:color w:val="000000"/>
          <w:sz w:val="22"/>
        </w:rPr>
        <w:t xml:space="preserve">, </w:t>
      </w:r>
      <w:r>
        <w:rPr>
          <w:b/>
          <w:bCs/>
          <w:color w:val="000000"/>
          <w:sz w:val="22"/>
        </w:rPr>
        <w:t xml:space="preserve">Bovasso GB</w:t>
      </w:r>
      <w:r>
        <w:rPr>
          <w:color w:val="000000"/>
          <w:sz w:val="22"/>
        </w:rPr>
        <w:t xml:space="preserve">. Toward the clarification of the construct of depersonalization and its association with affective and cognitive dysfunctions. </w:t>
      </w:r>
      <w:r>
        <w:rPr>
          <w:i/>
          <w:iCs/>
          <w:color w:val="000000"/>
          <w:sz w:val="22"/>
        </w:rPr>
        <w:t xml:space="preserve">J Pers Assess</w:t>
      </w:r>
      <w:r>
        <w:rPr>
          <w:color w:val="000000"/>
          <w:sz w:val="22"/>
        </w:rPr>
        <w:t xml:space="preserve"> 5</w:t>
      </w:r>
      <w:r>
        <w:rPr>
          <w:color w:val="000000"/>
          <w:sz w:val="22"/>
        </w:rPr>
        <w:t xml:space="preserve">9: 352–365, 1992.</w:t>
      </w:r>
      <w:r>
        <w:rPr>
          <w:color w:val="000000"/>
          <w:sz w:val="22"/>
        </w:rPr>
      </w:r>
      <w:r>
        <w:rPr>
          <w:color w:val="000000"/>
          <w:sz w:val="22"/>
        </w:rPr>
      </w:r>
    </w:p>
    <w:p>
      <w:pPr>
        <w:pStyle w:val="966"/>
        <w:pBdr/>
        <w:spacing/>
        <w:ind/>
        <w:rPr>
          <w:color w:val="000000"/>
          <w:sz w:val="22"/>
        </w:rPr>
      </w:pPr>
      <w:r>
        <w:rPr>
          <w:b/>
          <w:bCs/>
          <w:color w:val="000000"/>
          <w:sz w:val="22"/>
        </w:rPr>
        <w:t xml:space="preserve">Kontoangelos K</w:t>
      </w:r>
      <w:r>
        <w:rPr>
          <w:color w:val="000000"/>
          <w:sz w:val="22"/>
        </w:rPr>
        <w:t xml:space="preserve">, </w:t>
      </w:r>
      <w:r>
        <w:rPr>
          <w:b/>
          <w:bCs/>
          <w:color w:val="000000"/>
          <w:sz w:val="22"/>
        </w:rPr>
        <w:t xml:space="preserve">Ts</w:t>
      </w:r>
      <w:r>
        <w:rPr>
          <w:b/>
          <w:bCs/>
          <w:color w:val="000000"/>
          <w:sz w:val="22"/>
        </w:rPr>
        <w:t xml:space="preserve">iori S</w:t>
      </w:r>
      <w:r>
        <w:rPr>
          <w:color w:val="000000"/>
          <w:sz w:val="22"/>
        </w:rPr>
        <w:t xml:space="preserve">, </w:t>
      </w:r>
      <w:r>
        <w:rPr>
          <w:b/>
          <w:bCs/>
          <w:color w:val="000000"/>
          <w:sz w:val="22"/>
        </w:rPr>
        <w:t xml:space="preserve">Poulakou G</w:t>
      </w:r>
      <w:r>
        <w:rPr>
          <w:color w:val="000000"/>
          <w:sz w:val="22"/>
        </w:rPr>
        <w:t xml:space="preserve">, </w:t>
      </w:r>
      <w:r>
        <w:rPr>
          <w:b/>
          <w:bCs/>
          <w:color w:val="000000"/>
          <w:sz w:val="22"/>
        </w:rPr>
        <w:t xml:space="preserve">Protopapas</w:t>
      </w:r>
      <w:r>
        <w:rPr>
          <w:color w:val="000000"/>
          <w:sz w:val="22"/>
        </w:rPr>
        <w:t xml:space="preserve">, </w:t>
      </w:r>
      <w:r>
        <w:rPr>
          <w:b/>
          <w:bCs/>
          <w:color w:val="000000"/>
          <w:sz w:val="22"/>
        </w:rPr>
        <w:t xml:space="preserve">Katsarolis I</w:t>
      </w:r>
      <w:r>
        <w:rPr>
          <w:color w:val="000000"/>
          <w:sz w:val="22"/>
        </w:rPr>
        <w:t xml:space="preserve">, </w:t>
      </w:r>
      <w:r>
        <w:rPr>
          <w:b/>
          <w:bCs/>
          <w:color w:val="000000"/>
          <w:sz w:val="22"/>
        </w:rPr>
        <w:t xml:space="preserve">Sakka V</w:t>
      </w:r>
      <w:r>
        <w:rPr>
          <w:color w:val="000000"/>
          <w:sz w:val="22"/>
        </w:rPr>
        <w:t xml:space="preserve">, </w:t>
      </w:r>
      <w:r>
        <w:rPr>
          <w:b/>
          <w:bCs/>
          <w:color w:val="000000"/>
          <w:sz w:val="22"/>
        </w:rPr>
        <w:t xml:space="preserve">Kavatha D</w:t>
      </w:r>
      <w:r>
        <w:rPr>
          <w:color w:val="000000"/>
          <w:sz w:val="22"/>
        </w:rPr>
        <w:t xml:space="preserve">, </w:t>
      </w:r>
      <w:r>
        <w:rPr>
          <w:b/>
          <w:bCs/>
          <w:color w:val="000000"/>
          <w:sz w:val="22"/>
        </w:rPr>
        <w:t xml:space="preserve">Papadopoulos </w:t>
      </w:r>
      <w:r>
        <w:rPr>
          <w:b/>
          <w:bCs/>
          <w:color w:val="000000"/>
          <w:sz w:val="22"/>
        </w:rPr>
        <w:t xml:space="preserve">A</w:t>
      </w:r>
      <w:r>
        <w:rPr>
          <w:color w:val="000000"/>
          <w:sz w:val="22"/>
        </w:rPr>
        <w:t xml:space="preserve">, </w:t>
      </w:r>
      <w:r>
        <w:rPr>
          <w:b/>
          <w:bCs/>
          <w:color w:val="000000"/>
          <w:sz w:val="22"/>
        </w:rPr>
        <w:t xml:space="preserve">Antoniadou A</w:t>
      </w:r>
      <w:r>
        <w:rPr>
          <w:color w:val="000000"/>
          <w:sz w:val="22"/>
        </w:rPr>
        <w:t xml:space="preserve">, </w:t>
      </w:r>
      <w:r>
        <w:rPr>
          <w:b/>
          <w:bCs/>
          <w:color w:val="000000"/>
          <w:sz w:val="22"/>
        </w:rPr>
        <w:t xml:space="preserve">Papageorgiou CC</w:t>
      </w:r>
      <w:r>
        <w:rPr>
          <w:color w:val="000000"/>
          <w:sz w:val="22"/>
        </w:rPr>
        <w:t xml:space="preserve">. Reliability, validity, and psychometric properties of the greek translation of the Cambridge Depersonalization Scale (CDS). </w:t>
      </w:r>
      <w:r>
        <w:rPr>
          <w:i/>
          <w:iCs/>
          <w:color w:val="000000"/>
          <w:sz w:val="22"/>
        </w:rPr>
        <w:t xml:space="preserve">Mater Sociomed</w:t>
      </w:r>
      <w:r>
        <w:rPr>
          <w:color w:val="000000"/>
          <w:sz w:val="22"/>
        </w:rPr>
        <w:t xml:space="preserve"> 28: 387–391, 2016.</w:t>
      </w:r>
      <w:r>
        <w:rPr>
          <w:color w:val="000000"/>
          <w:sz w:val="22"/>
        </w:rPr>
      </w:r>
      <w:r>
        <w:rPr>
          <w:color w:val="000000"/>
          <w:sz w:val="22"/>
        </w:rPr>
      </w:r>
    </w:p>
    <w:p>
      <w:pPr>
        <w:pStyle w:val="966"/>
        <w:pBdr/>
        <w:spacing/>
        <w:ind/>
        <w:rPr>
          <w:color w:val="000000"/>
          <w:sz w:val="22"/>
        </w:rPr>
      </w:pPr>
      <w:r>
        <w:rPr>
          <w:b/>
          <w:bCs/>
          <w:color w:val="000000"/>
          <w:sz w:val="22"/>
        </w:rPr>
        <w:t xml:space="preserve">Lopez C</w:t>
      </w:r>
      <w:r>
        <w:rPr>
          <w:color w:val="000000"/>
          <w:sz w:val="22"/>
        </w:rPr>
        <w:t xml:space="preserve">, </w:t>
      </w:r>
      <w:r>
        <w:rPr>
          <w:b/>
          <w:bCs/>
          <w:color w:val="000000"/>
          <w:sz w:val="22"/>
        </w:rPr>
        <w:t xml:space="preserve">Elzière M</w:t>
      </w:r>
      <w:r>
        <w:rPr>
          <w:color w:val="000000"/>
          <w:sz w:val="22"/>
        </w:rPr>
        <w:t xml:space="preserve">. Out-of-body experience in vestibular disorders - A prospective study of 210 patients with dizziness. </w:t>
      </w:r>
      <w:r>
        <w:rPr>
          <w:i/>
          <w:iCs/>
          <w:color w:val="000000"/>
          <w:sz w:val="22"/>
        </w:rPr>
        <w:t xml:space="preserve">Cortex</w:t>
      </w:r>
      <w:r>
        <w:rPr>
          <w:color w:val="000000"/>
          <w:sz w:val="22"/>
        </w:rPr>
        <w:t xml:space="preserve"> 104: 193–206, 2018.</w:t>
      </w:r>
      <w:r>
        <w:rPr>
          <w:color w:val="000000"/>
          <w:sz w:val="22"/>
        </w:rPr>
      </w:r>
      <w:r>
        <w:rPr>
          <w:color w:val="000000"/>
          <w:sz w:val="22"/>
        </w:rPr>
      </w:r>
    </w:p>
    <w:p>
      <w:pPr>
        <w:pStyle w:val="966"/>
        <w:pBdr/>
        <w:spacing/>
        <w:ind/>
        <w:rPr>
          <w:color w:val="000000"/>
          <w:sz w:val="22"/>
        </w:rPr>
      </w:pPr>
      <w:r>
        <w:rPr>
          <w:b/>
          <w:bCs/>
          <w:color w:val="000000"/>
          <w:sz w:val="22"/>
        </w:rPr>
        <w:t xml:space="preserve">Medford N</w:t>
      </w:r>
      <w:r>
        <w:rPr>
          <w:color w:val="000000"/>
          <w:sz w:val="22"/>
        </w:rPr>
        <w:t xml:space="preserve">, </w:t>
      </w:r>
      <w:r>
        <w:rPr>
          <w:b/>
          <w:bCs/>
          <w:color w:val="000000"/>
          <w:sz w:val="22"/>
        </w:rPr>
        <w:t xml:space="preserve">Baker D</w:t>
      </w:r>
      <w:r>
        <w:rPr>
          <w:color w:val="000000"/>
          <w:sz w:val="22"/>
        </w:rPr>
        <w:t xml:space="preserve">, </w:t>
      </w:r>
      <w:r>
        <w:rPr>
          <w:b/>
          <w:bCs/>
          <w:color w:val="000000"/>
          <w:sz w:val="22"/>
        </w:rPr>
        <w:t xml:space="preserve">Hunter E</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Lawrence E</w:t>
      </w:r>
      <w:r>
        <w:rPr>
          <w:color w:val="000000"/>
          <w:sz w:val="22"/>
        </w:rPr>
        <w:t xml:space="preserve">, </w:t>
      </w:r>
      <w:r>
        <w:rPr>
          <w:b/>
          <w:bCs/>
          <w:color w:val="000000"/>
          <w:sz w:val="22"/>
        </w:rPr>
        <w:t xml:space="preserve">Phill</w:t>
      </w:r>
      <w:r>
        <w:rPr>
          <w:b/>
          <w:bCs/>
          <w:color w:val="000000"/>
          <w:sz w:val="22"/>
        </w:rPr>
        <w:t xml:space="preserve">ips ML</w:t>
      </w:r>
      <w:r>
        <w:rPr>
          <w:color w:val="000000"/>
          <w:sz w:val="22"/>
        </w:rPr>
        <w:t xml:space="preserve">, </w:t>
      </w:r>
      <w:r>
        <w:rPr>
          <w:b/>
          <w:bCs/>
          <w:color w:val="000000"/>
          <w:sz w:val="22"/>
        </w:rPr>
        <w:t xml:space="preserve">David AS</w:t>
      </w:r>
      <w:r>
        <w:rPr>
          <w:color w:val="000000"/>
          <w:sz w:val="22"/>
        </w:rPr>
        <w:t xml:space="preserve">. Chronic depersonal</w:t>
      </w:r>
      <w:r>
        <w:rPr>
          <w:color w:val="000000"/>
          <w:sz w:val="22"/>
        </w:rPr>
        <w:t xml:space="preserve">ization following illicit drug use: a controlled analysis of 40 </w:t>
      </w:r>
      <w:r>
        <w:rPr>
          <w:color w:val="000000"/>
          <w:sz w:val="22"/>
        </w:rPr>
        <w:t xml:space="preserve">cases. </w:t>
      </w:r>
      <w:r>
        <w:rPr>
          <w:i/>
          <w:iCs/>
          <w:color w:val="000000"/>
          <w:sz w:val="22"/>
        </w:rPr>
        <w:t xml:space="preserve">Addictio</w:t>
      </w:r>
      <w:r>
        <w:rPr>
          <w:i/>
          <w:iCs/>
          <w:color w:val="000000"/>
          <w:sz w:val="22"/>
        </w:rPr>
        <w:t xml:space="preserve">n</w:t>
      </w:r>
      <w:r>
        <w:rPr>
          <w:color w:val="000000"/>
          <w:sz w:val="22"/>
        </w:rPr>
        <w:t xml:space="preserve"> 98: 1731–1736, 2003.</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Beutel ME</w:t>
      </w:r>
      <w:r>
        <w:rPr>
          <w:color w:val="000000"/>
          <w:sz w:val="22"/>
        </w:rPr>
        <w:t xml:space="preserve">, </w:t>
      </w:r>
      <w:r>
        <w:rPr>
          <w:b/>
          <w:bCs/>
          <w:color w:val="000000"/>
          <w:sz w:val="22"/>
        </w:rPr>
        <w:t xml:space="preserve">Grobe TG</w:t>
      </w:r>
      <w:r>
        <w:rPr>
          <w:color w:val="000000"/>
          <w:sz w:val="22"/>
        </w:rPr>
        <w:t xml:space="preserve">. [How often is the Depersonalization-Derealization Disorder (ICD-10: F48.1) diagnosed in the outpatient health-care service?]. </w:t>
      </w:r>
      <w:r>
        <w:rPr>
          <w:i/>
          <w:iCs/>
          <w:color w:val="000000"/>
          <w:sz w:val="22"/>
        </w:rPr>
        <w:t xml:space="preserve">Z Psychosom Med Psychother</w:t>
      </w:r>
      <w:r>
        <w:rPr>
          <w:color w:val="000000"/>
          <w:sz w:val="22"/>
        </w:rPr>
        <w:t xml:space="preserve"> 56: 74–83, 2010.</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Glaesmer H</w:t>
      </w:r>
      <w:r>
        <w:rPr>
          <w:color w:val="000000"/>
          <w:sz w:val="22"/>
        </w:rPr>
        <w:t xml:space="preserve">, </w:t>
      </w:r>
      <w:r>
        <w:rPr>
          <w:b/>
          <w:bCs/>
          <w:color w:val="000000"/>
          <w:sz w:val="22"/>
        </w:rPr>
        <w:t xml:space="preserve">Zwerenz R</w:t>
      </w:r>
      <w:r>
        <w:rPr>
          <w:color w:val="000000"/>
          <w:sz w:val="22"/>
        </w:rPr>
        <w:t xml:space="preserve">, </w:t>
      </w:r>
      <w:r>
        <w:rPr>
          <w:b/>
          <w:bCs/>
          <w:color w:val="000000"/>
          <w:sz w:val="22"/>
        </w:rPr>
        <w:t xml:space="preserve">Knebel A</w:t>
      </w:r>
      <w:r>
        <w:rPr>
          <w:color w:val="000000"/>
          <w:sz w:val="22"/>
        </w:rPr>
        <w:t xml:space="preserve">, </w:t>
      </w:r>
      <w:r>
        <w:rPr>
          <w:b/>
          <w:bCs/>
          <w:color w:val="000000"/>
          <w:sz w:val="22"/>
        </w:rPr>
        <w:t xml:space="preserve">Wiltink J</w:t>
      </w:r>
      <w:r>
        <w:rPr>
          <w:color w:val="000000"/>
          <w:sz w:val="22"/>
        </w:rPr>
        <w:t xml:space="preserve">, </w:t>
      </w:r>
      <w:r>
        <w:rPr>
          <w:b/>
          <w:bCs/>
          <w:color w:val="000000"/>
          <w:sz w:val="22"/>
        </w:rPr>
        <w:t xml:space="preserve">Brähler E</w:t>
      </w:r>
      <w:r>
        <w:rPr>
          <w:color w:val="000000"/>
          <w:sz w:val="22"/>
        </w:rPr>
        <w:t xml:space="preserve">, </w:t>
      </w:r>
      <w:r>
        <w:rPr>
          <w:b/>
          <w:bCs/>
          <w:color w:val="000000"/>
          <w:sz w:val="22"/>
        </w:rPr>
        <w:t xml:space="preserve">Beutel ME</w:t>
      </w:r>
      <w:r>
        <w:rPr>
          <w:color w:val="000000"/>
          <w:sz w:val="22"/>
        </w:rPr>
        <w:t xml:space="preserve">. Base rates for depersonalization according to the 2-item version of the Cambridge Depersonalizati</w:t>
      </w:r>
      <w:r>
        <w:rPr>
          <w:color w:val="000000"/>
          <w:sz w:val="22"/>
        </w:rPr>
        <w:t xml:space="preserve">on Scale (CDS-2) and its association</w:t>
      </w:r>
      <w:r>
        <w:rPr>
          <w:color w:val="000000"/>
          <w:sz w:val="22"/>
        </w:rPr>
        <w:t xml:space="preserve">s with depression/anxiety in the general population. </w:t>
      </w:r>
      <w:r>
        <w:rPr>
          <w:i/>
          <w:iCs/>
          <w:color w:val="000000"/>
          <w:sz w:val="22"/>
        </w:rPr>
        <w:t xml:space="preserve">J Affect Di</w:t>
      </w:r>
      <w:r>
        <w:rPr>
          <w:i/>
          <w:iCs/>
          <w:color w:val="000000"/>
          <w:sz w:val="22"/>
        </w:rPr>
        <w:t xml:space="preserve">sord</w:t>
      </w:r>
      <w:r>
        <w:rPr>
          <w:color w:val="000000"/>
          <w:sz w:val="22"/>
        </w:rPr>
        <w:t xml:space="preserve"> 128: 106–1</w:t>
      </w:r>
      <w:r>
        <w:rPr>
          <w:color w:val="000000"/>
          <w:sz w:val="22"/>
        </w:rPr>
        <w:t xml:space="preserve">11, 2011.</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Sann U</w:t>
      </w:r>
      <w:r>
        <w:rPr>
          <w:color w:val="000000"/>
          <w:sz w:val="22"/>
        </w:rPr>
        <w:t xml:space="preserve">, </w:t>
      </w:r>
      <w:r>
        <w:rPr>
          <w:b/>
          <w:bCs/>
          <w:color w:val="000000"/>
          <w:sz w:val="22"/>
        </w:rPr>
        <w:t xml:space="preserve">Niebecker M</w:t>
      </w:r>
      <w:r>
        <w:rPr>
          <w:color w:val="000000"/>
          <w:sz w:val="22"/>
        </w:rPr>
        <w:t xml:space="preserve">, </w:t>
      </w:r>
      <w:r>
        <w:rPr>
          <w:b/>
          <w:bCs/>
          <w:color w:val="000000"/>
          <w:sz w:val="22"/>
        </w:rPr>
        <w:t xml:space="preserve">Lazanowsky C</w:t>
      </w:r>
      <w:r>
        <w:rPr>
          <w:color w:val="000000"/>
          <w:sz w:val="22"/>
        </w:rPr>
        <w:t xml:space="preserve">, </w:t>
      </w:r>
      <w:r>
        <w:rPr>
          <w:b/>
          <w:bCs/>
          <w:color w:val="000000"/>
          <w:sz w:val="22"/>
        </w:rPr>
        <w:t xml:space="preserve">Kernhof K</w:t>
      </w:r>
      <w:r>
        <w:rPr>
          <w:color w:val="000000"/>
          <w:sz w:val="22"/>
        </w:rPr>
        <w:t xml:space="preserve">, </w:t>
      </w:r>
      <w:r>
        <w:rPr>
          <w:b/>
          <w:bCs/>
          <w:color w:val="000000"/>
          <w:sz w:val="22"/>
        </w:rPr>
        <w:t xml:space="preserve">Aurich S</w:t>
      </w:r>
      <w:r>
        <w:rPr>
          <w:color w:val="000000"/>
          <w:sz w:val="22"/>
        </w:rPr>
        <w:t xml:space="preserve">, </w:t>
      </w:r>
      <w:r>
        <w:rPr>
          <w:b/>
          <w:bCs/>
          <w:color w:val="000000"/>
          <w:sz w:val="22"/>
        </w:rPr>
        <w:t xml:space="preserve">Overbeck G</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Berríos G</w:t>
      </w:r>
      <w:r>
        <w:rPr>
          <w:color w:val="000000"/>
          <w:sz w:val="22"/>
        </w:rPr>
        <w:t xml:space="preserve">. Die Erfassung des Depersonalisations-Derealisations-Syndroms mit der deutschen Version der Cambridge Depersonalisation Scale (CDS). </w:t>
      </w:r>
      <w:r>
        <w:rPr>
          <w:i/>
          <w:iCs/>
          <w:color w:val="000000"/>
          <w:sz w:val="22"/>
        </w:rPr>
        <w:t xml:space="preserve">Psychother Psychosom Med Psychol</w:t>
      </w:r>
      <w:r>
        <w:rPr>
          <w:color w:val="000000"/>
          <w:sz w:val="22"/>
        </w:rPr>
        <w:t xml:space="preserve"> 54: 367–374, 2004.</w:t>
      </w:r>
      <w:r>
        <w:rPr>
          <w:color w:val="000000"/>
          <w:sz w:val="22"/>
        </w:rPr>
      </w:r>
      <w:r>
        <w:rPr>
          <w:color w:val="000000"/>
          <w:sz w:val="22"/>
        </w:rPr>
      </w:r>
    </w:p>
    <w:p>
      <w:pPr>
        <w:pStyle w:val="966"/>
        <w:pBdr/>
        <w:spacing/>
        <w:ind/>
        <w:rPr>
          <w:color w:val="000000"/>
          <w:sz w:val="22"/>
        </w:rPr>
      </w:pPr>
      <w:r>
        <w:rPr>
          <w:b/>
          <w:bCs/>
          <w:color w:val="000000"/>
          <w:sz w:val="22"/>
        </w:rPr>
        <w:t xml:space="preserve">Michal M</w:t>
      </w:r>
      <w:r>
        <w:rPr>
          <w:color w:val="000000"/>
          <w:sz w:val="22"/>
        </w:rPr>
        <w:t xml:space="preserve">, </w:t>
      </w:r>
      <w:r>
        <w:rPr>
          <w:b/>
          <w:bCs/>
          <w:color w:val="000000"/>
          <w:sz w:val="22"/>
        </w:rPr>
        <w:t xml:space="preserve">Wiltink J</w:t>
      </w:r>
      <w:r>
        <w:rPr>
          <w:color w:val="000000"/>
          <w:sz w:val="22"/>
        </w:rPr>
        <w:t xml:space="preserve">, </w:t>
      </w:r>
      <w:r>
        <w:rPr>
          <w:b/>
          <w:bCs/>
          <w:color w:val="000000"/>
          <w:sz w:val="22"/>
        </w:rPr>
        <w:t xml:space="preserve">Subic-Wrana C</w:t>
      </w:r>
      <w:r>
        <w:rPr>
          <w:color w:val="000000"/>
          <w:sz w:val="22"/>
        </w:rPr>
        <w:t xml:space="preserve">, </w:t>
      </w:r>
      <w:r>
        <w:rPr>
          <w:b/>
          <w:bCs/>
          <w:color w:val="000000"/>
          <w:sz w:val="22"/>
        </w:rPr>
        <w:t xml:space="preserve">Zwerenz R</w:t>
      </w:r>
      <w:r>
        <w:rPr>
          <w:color w:val="000000"/>
          <w:sz w:val="22"/>
        </w:rPr>
        <w:t xml:space="preserve">, </w:t>
      </w:r>
      <w:r>
        <w:rPr>
          <w:b/>
          <w:bCs/>
          <w:color w:val="000000"/>
          <w:sz w:val="22"/>
        </w:rPr>
        <w:t xml:space="preserve">Tuin I</w:t>
      </w:r>
      <w:r>
        <w:rPr>
          <w:color w:val="000000"/>
          <w:sz w:val="22"/>
        </w:rPr>
        <w:t xml:space="preserve">, </w:t>
      </w:r>
      <w:r>
        <w:rPr>
          <w:b/>
          <w:bCs/>
          <w:color w:val="000000"/>
          <w:sz w:val="22"/>
        </w:rPr>
        <w:t xml:space="preserve">Lichy M</w:t>
      </w:r>
      <w:r>
        <w:rPr>
          <w:color w:val="000000"/>
          <w:sz w:val="22"/>
        </w:rPr>
        <w:t xml:space="preserve">, </w:t>
      </w:r>
      <w:r>
        <w:rPr>
          <w:b/>
          <w:bCs/>
          <w:color w:val="000000"/>
          <w:sz w:val="22"/>
        </w:rPr>
        <w:t xml:space="preserve">Brähler E</w:t>
      </w:r>
      <w:r>
        <w:rPr>
          <w:color w:val="000000"/>
          <w:sz w:val="22"/>
        </w:rPr>
        <w:t xml:space="preserve">, </w:t>
      </w:r>
      <w:r>
        <w:rPr>
          <w:b/>
          <w:bCs/>
          <w:color w:val="000000"/>
          <w:sz w:val="22"/>
        </w:rPr>
        <w:t xml:space="preserve">Beutel ME</w:t>
      </w:r>
      <w:r>
        <w:rPr>
          <w:color w:val="000000"/>
          <w:sz w:val="22"/>
        </w:rPr>
        <w:t xml:space="preserve">. Prevalence, correl</w:t>
      </w:r>
      <w:r>
        <w:rPr>
          <w:color w:val="000000"/>
          <w:sz w:val="22"/>
        </w:rPr>
        <w:t xml:space="preserve">ates, and predictors of depersonaliz</w:t>
      </w:r>
      <w:r>
        <w:rPr>
          <w:color w:val="000000"/>
          <w:sz w:val="22"/>
        </w:rPr>
        <w:t xml:space="preserve">ation experiences in the German general population. </w:t>
      </w:r>
      <w:r>
        <w:rPr>
          <w:i/>
          <w:iCs/>
          <w:color w:val="000000"/>
          <w:sz w:val="22"/>
        </w:rPr>
        <w:t xml:space="preserve">J Nerv Ment </w:t>
      </w:r>
      <w:r>
        <w:rPr>
          <w:i/>
          <w:iCs/>
          <w:color w:val="000000"/>
          <w:sz w:val="22"/>
        </w:rPr>
        <w:t xml:space="preserve">Dis</w:t>
      </w:r>
      <w:r>
        <w:rPr>
          <w:color w:val="000000"/>
          <w:sz w:val="22"/>
        </w:rPr>
        <w:t xml:space="preserve"> 197: 499–50</w:t>
      </w:r>
      <w:r>
        <w:rPr>
          <w:color w:val="000000"/>
          <w:sz w:val="22"/>
        </w:rPr>
        <w:t xml:space="preserve">6, 2009.</w:t>
      </w:r>
      <w:r>
        <w:rPr>
          <w:color w:val="000000"/>
          <w:sz w:val="22"/>
        </w:rPr>
      </w:r>
      <w:r>
        <w:rPr>
          <w:color w:val="000000"/>
          <w:sz w:val="22"/>
        </w:rPr>
      </w:r>
    </w:p>
    <w:p>
      <w:pPr>
        <w:pStyle w:val="966"/>
        <w:pBdr/>
        <w:spacing/>
        <w:ind/>
        <w:rPr>
          <w:color w:val="000000"/>
          <w:sz w:val="22"/>
        </w:rPr>
      </w:pPr>
      <w:r>
        <w:rPr>
          <w:b/>
          <w:bCs/>
          <w:color w:val="000000"/>
          <w:sz w:val="22"/>
        </w:rPr>
        <w:t xml:space="preserve">Migliorini V</w:t>
      </w:r>
      <w:r>
        <w:rPr>
          <w:color w:val="000000"/>
          <w:sz w:val="22"/>
        </w:rPr>
        <w:t xml:space="preserve">, </w:t>
      </w:r>
      <w:r>
        <w:rPr>
          <w:b/>
          <w:bCs/>
          <w:color w:val="000000"/>
          <w:sz w:val="22"/>
        </w:rPr>
        <w:t xml:space="preserve">Dell’erba A</w:t>
      </w:r>
      <w:r>
        <w:rPr>
          <w:color w:val="000000"/>
          <w:sz w:val="22"/>
        </w:rPr>
        <w:t xml:space="preserve">, </w:t>
      </w:r>
      <w:r>
        <w:rPr>
          <w:b/>
          <w:bCs/>
          <w:color w:val="000000"/>
          <w:sz w:val="22"/>
        </w:rPr>
        <w:t xml:space="preserve">Fagioli F</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Mosticoni S</w:t>
      </w:r>
      <w:r>
        <w:rPr>
          <w:color w:val="000000"/>
          <w:sz w:val="22"/>
        </w:rPr>
        <w:t xml:space="preserve">, </w:t>
      </w:r>
      <w:r>
        <w:rPr>
          <w:b/>
          <w:bCs/>
          <w:color w:val="000000"/>
          <w:sz w:val="22"/>
        </w:rPr>
        <w:t xml:space="preserve">Telesforo L</w:t>
      </w:r>
      <w:r>
        <w:rPr>
          <w:color w:val="000000"/>
          <w:sz w:val="22"/>
        </w:rPr>
        <w:t xml:space="preserve">, </w:t>
      </w:r>
      <w:r>
        <w:rPr>
          <w:b/>
          <w:bCs/>
          <w:color w:val="000000"/>
          <w:sz w:val="22"/>
        </w:rPr>
        <w:t xml:space="preserve">Patanè M</w:t>
      </w:r>
      <w:r>
        <w:rPr>
          <w:color w:val="000000"/>
          <w:sz w:val="22"/>
        </w:rPr>
        <w:t xml:space="preserve">, </w:t>
      </w:r>
      <w:r>
        <w:rPr>
          <w:b/>
          <w:bCs/>
          <w:color w:val="000000"/>
          <w:sz w:val="22"/>
        </w:rPr>
        <w:t xml:space="preserve">Consolazione M</w:t>
      </w:r>
      <w:r>
        <w:rPr>
          <w:color w:val="000000"/>
          <w:sz w:val="22"/>
        </w:rPr>
        <w:t xml:space="preserve">, </w:t>
      </w:r>
      <w:r>
        <w:rPr>
          <w:b/>
          <w:bCs/>
          <w:color w:val="000000"/>
          <w:sz w:val="22"/>
        </w:rPr>
        <w:t xml:space="preserve">Fiori-Nastro P</w:t>
      </w:r>
      <w:r>
        <w:rPr>
          <w:color w:val="000000"/>
          <w:sz w:val="22"/>
        </w:rPr>
        <w:t xml:space="preserve">. Italian (cross cultural) adaptation and validation of the Cambridge Depersonalization Scale (CDS). </w:t>
      </w:r>
      <w:r>
        <w:rPr>
          <w:i/>
          <w:iCs/>
          <w:color w:val="000000"/>
          <w:sz w:val="22"/>
        </w:rPr>
        <w:t xml:space="preserve">Epidemiol Psychiatr Sci</w:t>
      </w:r>
      <w:r>
        <w:rPr>
          <w:color w:val="000000"/>
          <w:sz w:val="22"/>
        </w:rPr>
        <w:t xml:space="preserve"> 21: 221–226, 2012.</w:t>
      </w:r>
      <w:r>
        <w:rPr>
          <w:color w:val="000000"/>
          <w:sz w:val="22"/>
        </w:rPr>
      </w:r>
      <w:r>
        <w:rPr>
          <w:color w:val="000000"/>
          <w:sz w:val="22"/>
        </w:rPr>
      </w:r>
    </w:p>
    <w:p>
      <w:pPr>
        <w:pStyle w:val="966"/>
        <w:pBdr/>
        <w:spacing/>
        <w:ind/>
        <w:rPr>
          <w:color w:val="000000"/>
          <w:sz w:val="22"/>
        </w:rPr>
      </w:pPr>
      <w:r>
        <w:rPr>
          <w:b/>
          <w:bCs/>
          <w:color w:val="000000"/>
          <w:sz w:val="22"/>
        </w:rPr>
        <w:t xml:space="preserve">Molina Castillo JJ</w:t>
      </w:r>
      <w:r>
        <w:rPr>
          <w:color w:val="000000"/>
          <w:sz w:val="22"/>
        </w:rPr>
        <w:t xml:space="preserve">, </w:t>
      </w:r>
      <w:r>
        <w:rPr>
          <w:b/>
          <w:bCs/>
          <w:color w:val="000000"/>
          <w:sz w:val="22"/>
        </w:rPr>
        <w:t xml:space="preserve">Martínez de la Iglesia J</w:t>
      </w:r>
      <w:r>
        <w:rPr>
          <w:color w:val="000000"/>
          <w:sz w:val="22"/>
        </w:rPr>
        <w:t xml:space="preserve">, </w:t>
      </w:r>
      <w:r>
        <w:rPr>
          <w:b/>
          <w:bCs/>
          <w:color w:val="000000"/>
          <w:sz w:val="22"/>
        </w:rPr>
        <w:t xml:space="preserve">Albert Colomer C</w:t>
      </w:r>
      <w:r>
        <w:rPr>
          <w:color w:val="000000"/>
          <w:sz w:val="22"/>
        </w:rPr>
        <w:t xml:space="preserve">, </w:t>
      </w:r>
      <w:r>
        <w:rPr>
          <w:b/>
          <w:bCs/>
          <w:color w:val="000000"/>
          <w:sz w:val="22"/>
        </w:rPr>
        <w:t xml:space="preserve">Berrios G</w:t>
      </w:r>
      <w:r>
        <w:rPr>
          <w:color w:val="000000"/>
          <w:sz w:val="22"/>
        </w:rPr>
        <w:t xml:space="preserve">, </w:t>
      </w:r>
      <w:r>
        <w:rPr>
          <w:b/>
          <w:bCs/>
          <w:color w:val="000000"/>
          <w:sz w:val="22"/>
        </w:rPr>
        <w:t xml:space="preserve">Sierra M</w:t>
      </w:r>
      <w:r>
        <w:rPr>
          <w:color w:val="000000"/>
          <w:sz w:val="22"/>
        </w:rPr>
        <w:t xml:space="preserve">, </w:t>
      </w:r>
      <w:r>
        <w:rPr>
          <w:b/>
          <w:bCs/>
          <w:color w:val="000000"/>
          <w:sz w:val="22"/>
        </w:rPr>
        <w:t xml:space="preserve">Luque Luque R</w:t>
      </w:r>
      <w:r>
        <w:rPr>
          <w:color w:val="000000"/>
          <w:sz w:val="22"/>
        </w:rPr>
        <w:t xml:space="preserve">. [Cross-cultural adaptation and</w:t>
      </w:r>
      <w:r>
        <w:rPr>
          <w:color w:val="000000"/>
          <w:sz w:val="22"/>
        </w:rPr>
        <w:t xml:space="preserve"> validation of the Cambridge Deperso</w:t>
      </w:r>
      <w:r>
        <w:rPr>
          <w:color w:val="000000"/>
          <w:sz w:val="22"/>
        </w:rPr>
        <w:t xml:space="preserve">nalisation Scale]. </w:t>
      </w:r>
      <w:r>
        <w:rPr>
          <w:i/>
          <w:iCs/>
          <w:color w:val="000000"/>
          <w:sz w:val="22"/>
        </w:rPr>
        <w:t xml:space="preserve">Actas Esp Psiquiatr</w:t>
      </w:r>
      <w:r>
        <w:rPr>
          <w:color w:val="000000"/>
          <w:sz w:val="22"/>
        </w:rPr>
        <w:t xml:space="preserve"> 34: 185–192, 2006.</w:t>
      </w:r>
      <w:r>
        <w:rPr>
          <w:color w:val="000000"/>
          <w:sz w:val="22"/>
        </w:rPr>
      </w:r>
      <w:r>
        <w:rPr>
          <w:color w:val="000000"/>
          <w:sz w:val="22"/>
        </w:rPr>
      </w:r>
    </w:p>
    <w:p>
      <w:pPr>
        <w:pStyle w:val="966"/>
        <w:pBdr/>
        <w:spacing/>
        <w:ind/>
        <w:rPr>
          <w:color w:val="000000"/>
          <w:sz w:val="22"/>
        </w:rPr>
      </w:pPr>
      <w:r>
        <w:rPr>
          <w:b/>
          <w:bCs/>
          <w:color w:val="000000"/>
          <w:sz w:val="22"/>
        </w:rPr>
        <w:t xml:space="preserve">Myran </w:t>
      </w:r>
      <w:r>
        <w:rPr>
          <w:b/>
          <w:bCs/>
          <w:color w:val="000000"/>
          <w:sz w:val="22"/>
        </w:rPr>
        <w:t xml:space="preserve">DT</w:t>
      </w:r>
      <w:r>
        <w:rPr>
          <w:color w:val="000000"/>
          <w:sz w:val="22"/>
        </w:rPr>
        <w:t xml:space="preserve">, </w:t>
      </w:r>
      <w:r>
        <w:rPr>
          <w:b/>
          <w:bCs/>
          <w:color w:val="000000"/>
          <w:sz w:val="22"/>
        </w:rPr>
        <w:t xml:space="preserve">Pugliese M</w:t>
      </w:r>
      <w:r>
        <w:rPr>
          <w:color w:val="000000"/>
          <w:sz w:val="22"/>
        </w:rPr>
        <w:t xml:space="preserve">,</w:t>
      </w:r>
      <w:r>
        <w:rPr>
          <w:color w:val="000000"/>
          <w:sz w:val="22"/>
        </w:rPr>
        <w:t xml:space="preserve"> </w:t>
      </w:r>
      <w:r>
        <w:rPr>
          <w:b/>
          <w:bCs/>
          <w:color w:val="000000"/>
          <w:sz w:val="22"/>
        </w:rPr>
        <w:t xml:space="preserve">Harrison LD</w:t>
      </w:r>
      <w:r>
        <w:rPr>
          <w:color w:val="000000"/>
          <w:sz w:val="22"/>
        </w:rPr>
        <w:t xml:space="preserve">, </w:t>
      </w:r>
      <w:r>
        <w:rPr>
          <w:b/>
          <w:bCs/>
          <w:color w:val="000000"/>
          <w:sz w:val="22"/>
        </w:rPr>
        <w:t xml:space="preserve">Solmi M</w:t>
      </w:r>
      <w:r>
        <w:rPr>
          <w:color w:val="000000"/>
          <w:sz w:val="22"/>
        </w:rPr>
        <w:t xml:space="preserve">, </w:t>
      </w:r>
      <w:r>
        <w:rPr>
          <w:b/>
          <w:bCs/>
          <w:color w:val="000000"/>
          <w:sz w:val="22"/>
        </w:rPr>
        <w:t xml:space="preserve">Anderson KK</w:t>
      </w:r>
      <w:r>
        <w:rPr>
          <w:color w:val="000000"/>
          <w:sz w:val="22"/>
        </w:rPr>
        <w:t xml:space="preserve">, </w:t>
      </w:r>
      <w:r>
        <w:rPr>
          <w:b/>
          <w:bCs/>
          <w:color w:val="000000"/>
          <w:sz w:val="22"/>
        </w:rPr>
        <w:t xml:space="preserve">Fiedorowicz JG</w:t>
      </w:r>
      <w:r>
        <w:rPr>
          <w:color w:val="000000"/>
          <w:sz w:val="22"/>
        </w:rPr>
        <w:t xml:space="preserve">, </w:t>
      </w:r>
      <w:r>
        <w:rPr>
          <w:b/>
          <w:bCs/>
          <w:color w:val="000000"/>
          <w:sz w:val="22"/>
        </w:rPr>
        <w:t xml:space="preserve">Finkelstein Y</w:t>
      </w:r>
      <w:r>
        <w:rPr>
          <w:color w:val="000000"/>
          <w:sz w:val="22"/>
        </w:rPr>
        <w:t xml:space="preserve">, </w:t>
      </w:r>
      <w:r>
        <w:rPr>
          <w:b/>
          <w:bCs/>
          <w:color w:val="000000"/>
          <w:sz w:val="22"/>
        </w:rPr>
        <w:t xml:space="preserve">Manuel D</w:t>
      </w:r>
      <w:r>
        <w:rPr>
          <w:color w:val="000000"/>
          <w:sz w:val="22"/>
        </w:rPr>
        <w:t xml:space="preserve">, </w:t>
      </w:r>
      <w:r>
        <w:rPr>
          <w:b/>
          <w:bCs/>
          <w:color w:val="000000"/>
          <w:sz w:val="22"/>
        </w:rPr>
        <w:t xml:space="preserve">Taljaard M</w:t>
      </w:r>
      <w:r>
        <w:rPr>
          <w:color w:val="000000"/>
          <w:sz w:val="22"/>
        </w:rPr>
        <w:t xml:space="preserve">, </w:t>
      </w:r>
      <w:r>
        <w:rPr>
          <w:b/>
          <w:bCs/>
          <w:color w:val="000000"/>
          <w:sz w:val="22"/>
        </w:rPr>
        <w:t xml:space="preserve">Webber C</w:t>
      </w:r>
      <w:r>
        <w:rPr>
          <w:color w:val="000000"/>
          <w:sz w:val="22"/>
        </w:rPr>
        <w:t xml:space="preserve">, </w:t>
      </w:r>
      <w:r>
        <w:rPr>
          <w:b/>
          <w:bCs/>
          <w:color w:val="000000"/>
          <w:sz w:val="22"/>
        </w:rPr>
        <w:t xml:space="preserve">Tanuseputro P</w:t>
      </w:r>
      <w:r>
        <w:rPr>
          <w:color w:val="000000"/>
          <w:sz w:val="22"/>
        </w:rPr>
        <w:t xml:space="preserve">. Changes in Incident Schizophrenia Diagnoses Associated With Cannabis Use Disorder After Cannabis Legalization. </w:t>
      </w:r>
      <w:r>
        <w:rPr>
          <w:i/>
          <w:iCs/>
          <w:color w:val="000000"/>
          <w:sz w:val="22"/>
        </w:rPr>
        <w:t xml:space="preserve">JAMA Netw Open</w:t>
      </w:r>
      <w:r>
        <w:rPr>
          <w:color w:val="000000"/>
          <w:sz w:val="22"/>
        </w:rPr>
        <w:t xml:space="preserve"> 8: e2457868, 2025.</w:t>
      </w:r>
      <w:r>
        <w:rPr>
          <w:color w:val="000000"/>
          <w:sz w:val="22"/>
        </w:rPr>
      </w:r>
      <w:r>
        <w:rPr>
          <w:color w:val="000000"/>
          <w:sz w:val="22"/>
        </w:rPr>
      </w:r>
    </w:p>
    <w:p>
      <w:pPr>
        <w:pStyle w:val="966"/>
        <w:pBdr/>
        <w:spacing/>
        <w:ind/>
        <w:rPr>
          <w:color w:val="000000"/>
          <w:sz w:val="22"/>
          <w:lang w:val="fr-FR"/>
        </w:rPr>
      </w:pPr>
      <w:r>
        <w:rPr>
          <w:b/>
          <w:bCs/>
          <w:color w:val="000000"/>
          <w:sz w:val="22"/>
        </w:rPr>
        <w:t xml:space="preserve">Ronchi R</w:t>
      </w:r>
      <w:r>
        <w:rPr>
          <w:color w:val="000000"/>
          <w:sz w:val="22"/>
        </w:rPr>
        <w:t xml:space="preserve">, </w:t>
      </w:r>
      <w:r>
        <w:rPr>
          <w:b/>
          <w:bCs/>
          <w:color w:val="000000"/>
          <w:sz w:val="22"/>
        </w:rPr>
        <w:t xml:space="preserve">Park H-D</w:t>
      </w:r>
      <w:r>
        <w:rPr>
          <w:color w:val="000000"/>
          <w:sz w:val="22"/>
        </w:rPr>
        <w:t xml:space="preserve">, </w:t>
      </w:r>
      <w:r>
        <w:rPr>
          <w:b/>
          <w:bCs/>
          <w:color w:val="000000"/>
          <w:sz w:val="22"/>
        </w:rPr>
        <w:t xml:space="preserve">Blanke O</w:t>
      </w:r>
      <w:r>
        <w:rPr>
          <w:color w:val="000000"/>
          <w:sz w:val="22"/>
        </w:rPr>
        <w:t xml:space="preserve">. Chapter 15 - Bodily self-consciousness and its disorders. In: </w:t>
      </w:r>
      <w:r>
        <w:rPr>
          <w:i/>
          <w:iCs/>
          <w:color w:val="000000"/>
          <w:sz w:val="22"/>
        </w:rPr>
        <w:t xml:space="preserve">Handbook of Clinical Neurology</w:t>
      </w:r>
      <w:r>
        <w:rPr>
          <w:color w:val="000000"/>
          <w:sz w:val="22"/>
        </w:rPr>
        <w:t xml:space="preserve">, edited by Vall</w:t>
      </w:r>
      <w:r>
        <w:rPr>
          <w:color w:val="000000"/>
          <w:sz w:val="22"/>
        </w:rPr>
        <w:t xml:space="preserve">ar G, Coslett HB. </w:t>
      </w:r>
      <w:r>
        <w:rPr>
          <w:color w:val="000000"/>
          <w:sz w:val="22"/>
          <w:lang w:val="fr-FR"/>
        </w:rPr>
        <w:t xml:space="preserve">Elsevier, p. 313–3</w:t>
      </w:r>
      <w:r>
        <w:rPr>
          <w:color w:val="000000"/>
          <w:sz w:val="22"/>
          <w:lang w:val="fr-FR"/>
        </w:rPr>
        <w:t xml:space="preserve">30.</w:t>
      </w:r>
      <w:r>
        <w:rPr>
          <w:color w:val="000000"/>
          <w:sz w:val="22"/>
          <w:lang w:val="fr-FR"/>
        </w:rPr>
      </w:r>
      <w:r>
        <w:rPr>
          <w:color w:val="000000"/>
          <w:sz w:val="22"/>
          <w:lang w:val="fr-FR"/>
        </w:rPr>
      </w:r>
    </w:p>
    <w:p>
      <w:pPr>
        <w:pStyle w:val="966"/>
        <w:pBdr/>
        <w:spacing/>
        <w:ind/>
        <w:rPr>
          <w:color w:val="000000"/>
          <w:sz w:val="22"/>
          <w:lang w:val="fr-FR"/>
        </w:rPr>
      </w:pPr>
      <w:r>
        <w:rPr>
          <w:b/>
          <w:bCs/>
          <w:color w:val="000000"/>
          <w:sz w:val="22"/>
          <w:lang w:val="fr-FR"/>
        </w:rPr>
        <w:t xml:space="preserve">Salgado ACS</w:t>
      </w:r>
      <w:r>
        <w:rPr>
          <w:color w:val="000000"/>
          <w:sz w:val="22"/>
          <w:lang w:val="fr-FR"/>
        </w:rPr>
        <w:t xml:space="preserve">, </w:t>
      </w:r>
      <w:r>
        <w:rPr>
          <w:b/>
          <w:bCs/>
          <w:color w:val="000000"/>
          <w:sz w:val="22"/>
          <w:lang w:val="fr-FR"/>
        </w:rPr>
        <w:t xml:space="preserve">de Souza LC</w:t>
      </w:r>
      <w:r>
        <w:rPr>
          <w:color w:val="000000"/>
          <w:sz w:val="22"/>
          <w:lang w:val="fr-FR"/>
        </w:rPr>
        <w:t xml:space="preserve">, </w:t>
      </w:r>
      <w:r>
        <w:rPr>
          <w:b/>
          <w:bCs/>
          <w:color w:val="000000"/>
          <w:sz w:val="22"/>
          <w:lang w:val="fr-FR"/>
        </w:rPr>
        <w:t xml:space="preserve">Salgado JV</w:t>
      </w:r>
      <w:r>
        <w:rPr>
          <w:color w:val="000000"/>
          <w:sz w:val="22"/>
          <w:lang w:val="fr-FR"/>
        </w:rPr>
        <w:t xml:space="preserve">, </w:t>
      </w:r>
      <w:r>
        <w:rPr>
          <w:b/>
          <w:bCs/>
          <w:color w:val="000000"/>
          <w:sz w:val="22"/>
          <w:lang w:val="fr-FR"/>
        </w:rPr>
        <w:t xml:space="preserve">Sierra M</w:t>
      </w:r>
      <w:r>
        <w:rPr>
          <w:color w:val="000000"/>
          <w:sz w:val="22"/>
          <w:lang w:val="fr-FR"/>
        </w:rPr>
        <w:t xml:space="preserve">, </w:t>
      </w:r>
      <w:r>
        <w:rPr>
          <w:b/>
          <w:bCs/>
          <w:color w:val="000000"/>
          <w:sz w:val="22"/>
          <w:lang w:val="fr-FR"/>
        </w:rPr>
        <w:t xml:space="preserve">Teixeira AL</w:t>
      </w:r>
      <w:r>
        <w:rPr>
          <w:color w:val="000000"/>
          <w:sz w:val="22"/>
          <w:lang w:val="fr-FR"/>
        </w:rPr>
        <w:t xml:space="preserve">.</w:t>
      </w:r>
      <w:r>
        <w:rPr>
          <w:color w:val="000000"/>
          <w:sz w:val="22"/>
          <w:lang w:val="fr-FR"/>
        </w:rPr>
        <w:t xml:space="preserve"> Tradução e adaptação cultural para o português brasileiro da Cambridge Depersonalisation Scale (Escala de Despersonalização de Cambridge). </w:t>
      </w:r>
      <w:r>
        <w:rPr>
          <w:color w:val="000000"/>
          <w:sz w:val="22"/>
        </w:rPr>
        <w:t xml:space="preserve">[Translation and cultural adaptation to Brazilian Portuguese of the Cambridge Depersonalisation Scale.]. </w:t>
      </w:r>
      <w:r>
        <w:rPr>
          <w:i/>
          <w:iCs/>
          <w:color w:val="000000"/>
          <w:sz w:val="22"/>
          <w:lang w:val="fr-FR"/>
        </w:rPr>
        <w:t xml:space="preserve">Jornal Brasileiro de Psiquiatria</w:t>
      </w:r>
      <w:r>
        <w:rPr>
          <w:color w:val="000000"/>
          <w:sz w:val="22"/>
          <w:lang w:val="fr-FR"/>
        </w:rPr>
        <w:t xml:space="preserve"> 65: 330–333, 2016.</w:t>
      </w:r>
      <w:r>
        <w:rPr>
          <w:color w:val="000000"/>
          <w:sz w:val="22"/>
          <w:lang w:val="fr-FR"/>
        </w:rPr>
      </w:r>
      <w:r>
        <w:rPr>
          <w:color w:val="000000"/>
          <w:sz w:val="22"/>
          <w:lang w:val="fr-FR"/>
        </w:rPr>
      </w:r>
    </w:p>
    <w:p>
      <w:pPr>
        <w:pStyle w:val="966"/>
        <w:pBdr/>
        <w:spacing/>
        <w:ind/>
        <w:rPr>
          <w:color w:val="000000"/>
          <w:sz w:val="22"/>
        </w:rPr>
      </w:pPr>
      <w:r>
        <w:rPr>
          <w:b/>
          <w:bCs/>
          <w:color w:val="000000"/>
          <w:sz w:val="22"/>
          <w:lang w:val="fr-FR"/>
        </w:rPr>
        <w:t xml:space="preserve">Sang FYP</w:t>
      </w:r>
      <w:r>
        <w:rPr>
          <w:color w:val="000000"/>
          <w:sz w:val="22"/>
          <w:lang w:val="fr-FR"/>
        </w:rPr>
        <w:t xml:space="preserve">, </w:t>
      </w:r>
      <w:r>
        <w:rPr>
          <w:b/>
          <w:bCs/>
          <w:color w:val="000000"/>
          <w:sz w:val="22"/>
          <w:lang w:val="fr-FR"/>
        </w:rPr>
        <w:t xml:space="preserve">Jáuregui‐Renaud K</w:t>
      </w:r>
      <w:r>
        <w:rPr>
          <w:color w:val="000000"/>
          <w:sz w:val="22"/>
          <w:lang w:val="fr-FR"/>
        </w:rPr>
        <w:t xml:space="preserve">, </w:t>
      </w:r>
      <w:r>
        <w:rPr>
          <w:b/>
          <w:bCs/>
          <w:color w:val="000000"/>
          <w:sz w:val="22"/>
          <w:lang w:val="fr-FR"/>
        </w:rPr>
        <w:t xml:space="preserve">Green DA</w:t>
      </w:r>
      <w:r>
        <w:rPr>
          <w:color w:val="000000"/>
          <w:sz w:val="22"/>
          <w:lang w:val="fr-FR"/>
        </w:rPr>
        <w:t xml:space="preserve">, </w:t>
      </w:r>
      <w:r>
        <w:rPr>
          <w:b/>
          <w:bCs/>
          <w:color w:val="000000"/>
          <w:sz w:val="22"/>
          <w:lang w:val="fr-FR"/>
        </w:rPr>
        <w:t xml:space="preserve">Bronstein AM</w:t>
      </w:r>
      <w:r>
        <w:rPr>
          <w:color w:val="000000"/>
          <w:sz w:val="22"/>
          <w:lang w:val="fr-FR"/>
        </w:rPr>
        <w:t xml:space="preserve">, </w:t>
      </w:r>
      <w:r>
        <w:rPr>
          <w:b/>
          <w:bCs/>
          <w:color w:val="000000"/>
          <w:sz w:val="22"/>
          <w:lang w:val="fr-FR"/>
        </w:rPr>
        <w:t xml:space="preserve">Gresty MA</w:t>
      </w:r>
      <w:r>
        <w:rPr>
          <w:color w:val="000000"/>
          <w:sz w:val="22"/>
          <w:lang w:val="fr-FR"/>
        </w:rPr>
        <w:t xml:space="preserve">. </w:t>
      </w:r>
      <w:r>
        <w:rPr>
          <w:color w:val="000000"/>
          <w:sz w:val="22"/>
        </w:rPr>
        <w:t xml:space="preserve">Depersonalisation/derealisation symptoms in vestibular disease. </w:t>
      </w:r>
      <w:r>
        <w:rPr>
          <w:i/>
          <w:iCs/>
          <w:color w:val="000000"/>
          <w:sz w:val="22"/>
        </w:rPr>
        <w:t xml:space="preserve">J Neurol Neurosurg Psychiatry</w:t>
      </w:r>
      <w:r>
        <w:rPr>
          <w:color w:val="000000"/>
          <w:sz w:val="22"/>
        </w:rPr>
        <w:t xml:space="preserve"> 77: 760–766, 2006.</w:t>
      </w:r>
      <w:r>
        <w:rPr>
          <w:color w:val="000000"/>
          <w:sz w:val="22"/>
        </w:rPr>
      </w:r>
      <w:r>
        <w:rPr>
          <w:color w:val="000000"/>
          <w:sz w:val="22"/>
        </w:rPr>
      </w:r>
    </w:p>
    <w:p>
      <w:pPr>
        <w:pStyle w:val="966"/>
        <w:pBdr/>
        <w:spacing/>
        <w:ind/>
        <w:rPr>
          <w:color w:val="000000"/>
          <w:sz w:val="22"/>
        </w:rPr>
      </w:pPr>
      <w:r>
        <w:rPr>
          <w:b/>
          <w:bCs/>
          <w:color w:val="000000"/>
          <w:sz w:val="22"/>
        </w:rPr>
        <w:t xml:space="preserve">Sierra M</w:t>
      </w:r>
      <w:r>
        <w:rPr>
          <w:color w:val="000000"/>
          <w:sz w:val="22"/>
        </w:rPr>
        <w:t xml:space="preserve">, </w:t>
      </w:r>
      <w:r>
        <w:rPr>
          <w:b/>
          <w:bCs/>
          <w:color w:val="000000"/>
          <w:sz w:val="22"/>
        </w:rPr>
        <w:t xml:space="preserve">Baker D</w:t>
      </w:r>
      <w:r>
        <w:rPr>
          <w:color w:val="000000"/>
          <w:sz w:val="22"/>
        </w:rPr>
        <w:t xml:space="preserve">, </w:t>
      </w:r>
      <w:r>
        <w:rPr>
          <w:b/>
          <w:bCs/>
          <w:color w:val="000000"/>
          <w:sz w:val="22"/>
        </w:rPr>
        <w:t xml:space="preserve">Medford N</w:t>
      </w:r>
      <w:r>
        <w:rPr>
          <w:color w:val="000000"/>
          <w:sz w:val="22"/>
        </w:rPr>
        <w:t xml:space="preserve">, </w:t>
      </w:r>
      <w:r>
        <w:rPr>
          <w:b/>
          <w:bCs/>
          <w:color w:val="000000"/>
          <w:sz w:val="22"/>
        </w:rPr>
        <w:t xml:space="preserve">David AS</w:t>
      </w:r>
      <w:r>
        <w:rPr>
          <w:color w:val="000000"/>
          <w:sz w:val="22"/>
        </w:rPr>
        <w:t xml:space="preserve">. Unpacking the depersonalization syndrome: an expl</w:t>
      </w:r>
      <w:r>
        <w:rPr>
          <w:color w:val="000000"/>
          <w:sz w:val="22"/>
        </w:rPr>
        <w:t xml:space="preserve">oratory factor analysis on the Cambridge Depersonalization Scale. </w:t>
      </w:r>
      <w:r>
        <w:rPr>
          <w:i/>
          <w:iCs/>
          <w:color w:val="000000"/>
          <w:sz w:val="22"/>
        </w:rPr>
        <w:t xml:space="preserve">Psychological Medicine</w:t>
      </w:r>
      <w:r>
        <w:rPr>
          <w:color w:val="000000"/>
          <w:sz w:val="22"/>
        </w:rPr>
        <w:t xml:space="preserve"> null: 1523–1532, 2005.</w:t>
      </w:r>
      <w:r>
        <w:rPr>
          <w:color w:val="000000"/>
          <w:sz w:val="22"/>
        </w:rPr>
      </w:r>
      <w:r>
        <w:rPr>
          <w:color w:val="000000"/>
          <w:sz w:val="22"/>
        </w:rPr>
      </w:r>
    </w:p>
    <w:p>
      <w:pPr>
        <w:pStyle w:val="966"/>
        <w:pBdr/>
        <w:spacing/>
        <w:ind/>
        <w:rPr>
          <w:color w:val="000000"/>
          <w:sz w:val="22"/>
        </w:rPr>
      </w:pPr>
      <w:r>
        <w:rPr>
          <w:b/>
          <w:bCs/>
          <w:color w:val="000000"/>
          <w:sz w:val="22"/>
        </w:rPr>
        <w:t xml:space="preserve">Sierra M</w:t>
      </w:r>
      <w:r>
        <w:rPr>
          <w:color w:val="000000"/>
          <w:sz w:val="22"/>
        </w:rPr>
        <w:t xml:space="preserve">, </w:t>
      </w:r>
      <w:r>
        <w:rPr>
          <w:b/>
          <w:bCs/>
          <w:color w:val="000000"/>
          <w:sz w:val="22"/>
        </w:rPr>
        <w:t xml:space="preserve">Berrios GE</w:t>
      </w:r>
      <w:r>
        <w:rPr>
          <w:color w:val="000000"/>
          <w:sz w:val="22"/>
        </w:rPr>
        <w:t xml:space="preserve">. The Cambridge Depersonalization Scale: a new instrument for the measurement of depersonalization. </w:t>
      </w:r>
      <w:r>
        <w:rPr>
          <w:i/>
          <w:iCs/>
          <w:color w:val="000000"/>
          <w:sz w:val="22"/>
        </w:rPr>
        <w:t xml:space="preserve">Psychiatry Res</w:t>
      </w:r>
      <w:r>
        <w:rPr>
          <w:color w:val="000000"/>
          <w:sz w:val="22"/>
        </w:rPr>
        <w:t xml:space="preserve"> 93: 153–64, 2000.</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Abugel J</w:t>
      </w:r>
      <w:r>
        <w:rPr>
          <w:color w:val="000000"/>
          <w:sz w:val="22"/>
        </w:rPr>
        <w:t xml:space="preserve">. </w:t>
      </w:r>
      <w:r>
        <w:rPr>
          <w:i/>
          <w:iCs/>
          <w:color w:val="000000"/>
          <w:sz w:val="22"/>
        </w:rPr>
        <w:t xml:space="preserve">Feeling unreal. Depersonalization disorder and the loss of the self</w:t>
      </w:r>
      <w:r>
        <w:rPr>
          <w:color w:val="000000"/>
          <w:sz w:val="22"/>
        </w:rPr>
        <w:t xml:space="preserve">. New York: Oxford University Press, 2006.</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Knutelska M</w:t>
      </w:r>
      <w:r>
        <w:rPr>
          <w:color w:val="000000"/>
          <w:sz w:val="22"/>
        </w:rPr>
        <w:t xml:space="preserve">, </w:t>
      </w:r>
      <w:r>
        <w:rPr>
          <w:b/>
          <w:bCs/>
          <w:color w:val="000000"/>
          <w:sz w:val="22"/>
        </w:rPr>
        <w:t xml:space="preserve">Nelson D</w:t>
      </w:r>
      <w:r>
        <w:rPr>
          <w:color w:val="000000"/>
          <w:sz w:val="22"/>
        </w:rPr>
        <w:t xml:space="preserve">, </w:t>
      </w:r>
      <w:r>
        <w:rPr>
          <w:b/>
          <w:bCs/>
          <w:color w:val="000000"/>
          <w:sz w:val="22"/>
        </w:rPr>
        <w:t xml:space="preserve">Guralnik O</w:t>
      </w:r>
      <w:r>
        <w:rPr>
          <w:color w:val="000000"/>
          <w:sz w:val="22"/>
        </w:rPr>
        <w:t xml:space="preserve">. Feeling unreal: a depersonalization disorder update of 117 cases. </w:t>
      </w:r>
      <w:r>
        <w:rPr>
          <w:i/>
          <w:iCs/>
          <w:color w:val="000000"/>
          <w:sz w:val="22"/>
        </w:rPr>
        <w:t xml:space="preserve">J Clin</w:t>
      </w:r>
      <w:r>
        <w:rPr>
          <w:i/>
          <w:iCs/>
          <w:color w:val="000000"/>
          <w:sz w:val="22"/>
        </w:rPr>
        <w:t xml:space="preserve"> Psychiatry</w:t>
      </w:r>
      <w:r>
        <w:rPr>
          <w:color w:val="000000"/>
          <w:sz w:val="22"/>
        </w:rPr>
        <w:t xml:space="preserve"> 64: 990–7, 2003.</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Kozin DS</w:t>
      </w:r>
      <w:r>
        <w:rPr>
          <w:color w:val="000000"/>
          <w:sz w:val="22"/>
        </w:rPr>
        <w:t xml:space="preserve">, </w:t>
      </w:r>
      <w:r>
        <w:rPr>
          <w:b/>
          <w:bCs/>
          <w:color w:val="000000"/>
          <w:sz w:val="22"/>
        </w:rPr>
        <w:t xml:space="preserve">Segal K</w:t>
      </w:r>
      <w:r>
        <w:rPr>
          <w:color w:val="000000"/>
          <w:sz w:val="22"/>
        </w:rPr>
        <w:t xml:space="preserve">, </w:t>
      </w:r>
      <w:r>
        <w:rPr>
          <w:b/>
          <w:bCs/>
          <w:color w:val="000000"/>
          <w:sz w:val="22"/>
        </w:rPr>
        <w:t xml:space="preserve">Lerch B</w:t>
      </w:r>
      <w:r>
        <w:rPr>
          <w:color w:val="000000"/>
          <w:sz w:val="22"/>
        </w:rPr>
        <w:t xml:space="preserve">, </w:t>
      </w:r>
      <w:r>
        <w:rPr>
          <w:b/>
          <w:bCs/>
          <w:color w:val="000000"/>
          <w:sz w:val="22"/>
        </w:rPr>
        <w:t xml:space="preserve">Dujour R</w:t>
      </w:r>
      <w:r>
        <w:rPr>
          <w:color w:val="000000"/>
          <w:sz w:val="22"/>
        </w:rPr>
        <w:t xml:space="preserve">, </w:t>
      </w:r>
      <w:r>
        <w:rPr>
          <w:b/>
          <w:bCs/>
          <w:color w:val="000000"/>
          <w:sz w:val="22"/>
        </w:rPr>
        <w:t xml:space="preserve">Giesbrecht T</w:t>
      </w:r>
      <w:r>
        <w:rPr>
          <w:color w:val="000000"/>
          <w:sz w:val="22"/>
        </w:rPr>
        <w:t xml:space="preserve">. De-constructing depersonalization: further evidence for symptom clusters. </w:t>
      </w:r>
      <w:r>
        <w:rPr>
          <w:i/>
          <w:iCs/>
          <w:color w:val="000000"/>
          <w:sz w:val="22"/>
        </w:rPr>
        <w:t xml:space="preserve">Psychiatry Res</w:t>
      </w:r>
      <w:r>
        <w:rPr>
          <w:color w:val="000000"/>
          <w:sz w:val="22"/>
        </w:rPr>
        <w:t xml:space="preserve"> 157: 303–306, 2008.</w:t>
      </w:r>
      <w:r>
        <w:rPr>
          <w:color w:val="000000"/>
          <w:sz w:val="22"/>
        </w:rPr>
      </w:r>
      <w:r>
        <w:rPr>
          <w:color w:val="000000"/>
          <w:sz w:val="22"/>
        </w:rPr>
      </w:r>
    </w:p>
    <w:p>
      <w:pPr>
        <w:pStyle w:val="966"/>
        <w:pBdr/>
        <w:spacing/>
        <w:ind/>
        <w:rPr>
          <w:color w:val="000000"/>
          <w:sz w:val="22"/>
        </w:rPr>
      </w:pPr>
      <w:r>
        <w:rPr>
          <w:b/>
          <w:bCs/>
          <w:color w:val="000000"/>
          <w:sz w:val="22"/>
        </w:rPr>
        <w:t xml:space="preserve">Simeon D</w:t>
      </w:r>
      <w:r>
        <w:rPr>
          <w:color w:val="000000"/>
          <w:sz w:val="22"/>
        </w:rPr>
        <w:t xml:space="preserve">, </w:t>
      </w:r>
      <w:r>
        <w:rPr>
          <w:b/>
          <w:bCs/>
          <w:color w:val="000000"/>
          <w:sz w:val="22"/>
        </w:rPr>
        <w:t xml:space="preserve">Stein DJ</w:t>
      </w:r>
      <w:r>
        <w:rPr>
          <w:color w:val="000000"/>
          <w:sz w:val="22"/>
        </w:rPr>
        <w:t xml:space="preserve">. Depersonalization/derealization and its relationship to mood and anxiety disorders in the National Comorbidity Survey-Replication (NCS-R). </w:t>
      </w:r>
      <w:r>
        <w:rPr>
          <w:i/>
          <w:iCs/>
          <w:color w:val="000000"/>
          <w:sz w:val="22"/>
        </w:rPr>
        <w:t xml:space="preserve">Soc Psychiatry Psychiatr Epidemiol</w:t>
      </w:r>
      <w:r>
        <w:rPr>
          <w:color w:val="000000"/>
          <w:sz w:val="22"/>
        </w:rPr>
        <w:t xml:space="preserve"> , 2025. doi:10.1007/s00127-025-02915-2.</w:t>
      </w:r>
      <w:r>
        <w:rPr>
          <w:color w:val="000000"/>
          <w:sz w:val="22"/>
        </w:rPr>
      </w:r>
      <w:r>
        <w:rPr>
          <w:color w:val="000000"/>
          <w:sz w:val="22"/>
        </w:rPr>
      </w:r>
    </w:p>
    <w:p>
      <w:pPr>
        <w:pStyle w:val="966"/>
        <w:pBdr/>
        <w:spacing/>
        <w:ind/>
        <w:rPr>
          <w:color w:val="000000"/>
          <w:sz w:val="22"/>
        </w:rPr>
      </w:pPr>
      <w:r>
        <w:rPr>
          <w:b/>
          <w:bCs/>
          <w:color w:val="000000"/>
          <w:sz w:val="22"/>
        </w:rPr>
        <w:t xml:space="preserve">Sugiura M</w:t>
      </w:r>
      <w:r>
        <w:rPr>
          <w:color w:val="000000"/>
          <w:sz w:val="22"/>
        </w:rPr>
        <w:t xml:space="preserve">, </w:t>
      </w:r>
      <w:r>
        <w:rPr>
          <w:b/>
          <w:bCs/>
          <w:color w:val="000000"/>
          <w:sz w:val="22"/>
        </w:rPr>
        <w:t xml:space="preserve">Hirosawa M</w:t>
      </w:r>
      <w:r>
        <w:rPr>
          <w:color w:val="000000"/>
          <w:sz w:val="22"/>
        </w:rPr>
        <w:t xml:space="preserve">, </w:t>
      </w:r>
      <w:r>
        <w:rPr>
          <w:b/>
          <w:bCs/>
          <w:color w:val="000000"/>
          <w:sz w:val="22"/>
        </w:rPr>
        <w:t xml:space="preserve">Tanaka S</w:t>
      </w:r>
      <w:r>
        <w:rPr>
          <w:color w:val="000000"/>
          <w:sz w:val="22"/>
        </w:rPr>
        <w:t xml:space="preserve">, </w:t>
      </w:r>
      <w:r>
        <w:rPr>
          <w:b/>
          <w:bCs/>
          <w:color w:val="000000"/>
          <w:sz w:val="22"/>
        </w:rPr>
        <w:t xml:space="preserve">Nishi Y</w:t>
      </w:r>
      <w:r>
        <w:rPr>
          <w:color w:val="000000"/>
          <w:sz w:val="22"/>
        </w:rPr>
        <w:t xml:space="preserve">, </w:t>
      </w:r>
      <w:r>
        <w:rPr>
          <w:b/>
          <w:bCs/>
          <w:color w:val="000000"/>
          <w:sz w:val="22"/>
        </w:rPr>
        <w:t xml:space="preserve">Yamada Y</w:t>
      </w:r>
      <w:r>
        <w:rPr>
          <w:color w:val="000000"/>
          <w:sz w:val="22"/>
        </w:rPr>
        <w:t xml:space="preserve">, </w:t>
      </w:r>
      <w:r>
        <w:rPr>
          <w:b/>
          <w:bCs/>
          <w:color w:val="000000"/>
          <w:sz w:val="22"/>
        </w:rPr>
        <w:t xml:space="preserve">Mizuno M</w:t>
      </w:r>
      <w:r>
        <w:rPr>
          <w:color w:val="000000"/>
          <w:sz w:val="22"/>
        </w:rPr>
        <w:t xml:space="preserve">. Reliability and </w:t>
      </w:r>
      <w:r>
        <w:rPr>
          <w:color w:val="000000"/>
          <w:sz w:val="22"/>
        </w:rPr>
        <w:t xml:space="preserve">validity of a Japanese version of the Cambridge depersonalization scale as a screening instrument for depersonalization disorder. </w:t>
      </w:r>
      <w:r>
        <w:rPr>
          <w:i/>
          <w:iCs/>
          <w:color w:val="000000"/>
          <w:sz w:val="22"/>
        </w:rPr>
        <w:t xml:space="preserve">Psychiatry Clin Neurosci</w:t>
      </w:r>
      <w:r>
        <w:rPr>
          <w:color w:val="000000"/>
          <w:sz w:val="22"/>
        </w:rPr>
        <w:t xml:space="preserve"> 63: 314–321, 2009.</w:t>
      </w:r>
      <w:r>
        <w:rPr>
          <w:color w:val="000000"/>
          <w:sz w:val="22"/>
        </w:rPr>
      </w:r>
      <w:r>
        <w:rPr>
          <w:color w:val="000000"/>
          <w:sz w:val="22"/>
        </w:rPr>
      </w:r>
    </w:p>
    <w:p>
      <w:pPr>
        <w:pStyle w:val="966"/>
        <w:pBdr/>
        <w:spacing/>
        <w:ind/>
        <w:rPr>
          <w:color w:val="000000"/>
          <w:sz w:val="22"/>
        </w:rPr>
      </w:pPr>
      <w:r>
        <w:rPr>
          <w:b/>
          <w:bCs/>
          <w:color w:val="000000"/>
          <w:sz w:val="22"/>
        </w:rPr>
        <w:t xml:space="preserve">Terwee CB</w:t>
      </w:r>
      <w:r>
        <w:rPr>
          <w:color w:val="000000"/>
          <w:sz w:val="22"/>
        </w:rPr>
        <w:t xml:space="preserve">, </w:t>
      </w:r>
      <w:r>
        <w:rPr>
          <w:b/>
          <w:bCs/>
          <w:color w:val="000000"/>
          <w:sz w:val="22"/>
        </w:rPr>
        <w:t xml:space="preserve">Bot SDM</w:t>
      </w:r>
      <w:r>
        <w:rPr>
          <w:color w:val="000000"/>
          <w:sz w:val="22"/>
        </w:rPr>
        <w:t xml:space="preserve">, </w:t>
      </w:r>
      <w:r>
        <w:rPr>
          <w:b/>
          <w:bCs/>
          <w:color w:val="000000"/>
          <w:sz w:val="22"/>
        </w:rPr>
        <w:t xml:space="preserve">De Boer MR</w:t>
      </w:r>
      <w:r>
        <w:rPr>
          <w:color w:val="000000"/>
          <w:sz w:val="22"/>
        </w:rPr>
        <w:t xml:space="preserve">, </w:t>
      </w:r>
      <w:r>
        <w:rPr>
          <w:b/>
          <w:bCs/>
          <w:color w:val="000000"/>
          <w:sz w:val="22"/>
        </w:rPr>
        <w:t xml:space="preserve">Van Der Windt DAWM</w:t>
      </w:r>
      <w:r>
        <w:rPr>
          <w:color w:val="000000"/>
          <w:sz w:val="22"/>
        </w:rPr>
        <w:t xml:space="preserve">, </w:t>
      </w:r>
      <w:r>
        <w:rPr>
          <w:b/>
          <w:bCs/>
          <w:color w:val="000000"/>
          <w:sz w:val="22"/>
        </w:rPr>
        <w:t xml:space="preserve">Knol DL</w:t>
      </w:r>
      <w:r>
        <w:rPr>
          <w:color w:val="000000"/>
          <w:sz w:val="22"/>
        </w:rPr>
        <w:t xml:space="preserve">, </w:t>
      </w:r>
      <w:r>
        <w:rPr>
          <w:b/>
          <w:bCs/>
          <w:color w:val="000000"/>
          <w:sz w:val="22"/>
        </w:rPr>
        <w:t xml:space="preserve">Dekker J</w:t>
      </w:r>
      <w:r>
        <w:rPr>
          <w:color w:val="000000"/>
          <w:sz w:val="22"/>
        </w:rPr>
        <w:t xml:space="preserve">, </w:t>
      </w:r>
      <w:r>
        <w:rPr>
          <w:b/>
          <w:bCs/>
          <w:color w:val="000000"/>
          <w:sz w:val="22"/>
        </w:rPr>
        <w:t xml:space="preserve">Bouter LM</w:t>
      </w:r>
      <w:r>
        <w:rPr>
          <w:color w:val="000000"/>
          <w:sz w:val="22"/>
        </w:rPr>
        <w:t xml:space="preserve">, </w:t>
      </w:r>
      <w:r>
        <w:rPr>
          <w:b/>
          <w:bCs/>
          <w:color w:val="000000"/>
          <w:sz w:val="22"/>
        </w:rPr>
        <w:t xml:space="preserve">De Vet HCW</w:t>
      </w:r>
      <w:r>
        <w:rPr>
          <w:color w:val="000000"/>
          <w:sz w:val="22"/>
        </w:rPr>
        <w:t xml:space="preserve">. Quality criteria were proposed for measurement properties of health status questionnaires. </w:t>
      </w:r>
      <w:r>
        <w:rPr>
          <w:i/>
          <w:iCs/>
          <w:color w:val="000000"/>
          <w:sz w:val="22"/>
        </w:rPr>
        <w:t xml:space="preserve">Journal of Clinical Epidemiology</w:t>
      </w:r>
      <w:r>
        <w:rPr>
          <w:color w:val="000000"/>
          <w:sz w:val="22"/>
        </w:rPr>
        <w:t xml:space="preserve"> 60: 34–42, 2007.</w:t>
      </w:r>
      <w:r>
        <w:rPr>
          <w:color w:val="000000"/>
          <w:sz w:val="22"/>
        </w:rPr>
      </w:r>
      <w:r>
        <w:rPr>
          <w:color w:val="000000"/>
          <w:sz w:val="22"/>
        </w:rPr>
      </w:r>
    </w:p>
    <w:p>
      <w:pPr>
        <w:pStyle w:val="966"/>
        <w:pBdr/>
        <w:spacing/>
        <w:ind/>
        <w:rPr>
          <w:color w:val="000000"/>
          <w:sz w:val="22"/>
        </w:rPr>
      </w:pPr>
      <w:r>
        <w:rPr>
          <w:b/>
          <w:bCs/>
          <w:color w:val="000000"/>
          <w:sz w:val="22"/>
        </w:rPr>
        <w:t xml:space="preserve">Tibubos AN</w:t>
      </w:r>
      <w:r>
        <w:rPr>
          <w:color w:val="000000"/>
          <w:sz w:val="22"/>
        </w:rPr>
        <w:t xml:space="preserve">, </w:t>
      </w:r>
      <w:r>
        <w:rPr>
          <w:b/>
          <w:bCs/>
          <w:color w:val="000000"/>
          <w:sz w:val="22"/>
        </w:rPr>
        <w:t xml:space="preserve">Grammes J</w:t>
      </w:r>
      <w:r>
        <w:rPr>
          <w:color w:val="000000"/>
          <w:sz w:val="22"/>
        </w:rPr>
        <w:t xml:space="preserve">, </w:t>
      </w:r>
      <w:r>
        <w:rPr>
          <w:b/>
          <w:bCs/>
          <w:color w:val="000000"/>
          <w:sz w:val="22"/>
        </w:rPr>
        <w:t xml:space="preserve">Beutel ME</w:t>
      </w:r>
      <w:r>
        <w:rPr>
          <w:color w:val="000000"/>
          <w:sz w:val="22"/>
        </w:rPr>
        <w:t xml:space="preserve">, </w:t>
      </w:r>
      <w:r>
        <w:rPr>
          <w:b/>
          <w:bCs/>
          <w:color w:val="000000"/>
          <w:sz w:val="22"/>
        </w:rPr>
        <w:t xml:space="preserve">Michal M</w:t>
      </w:r>
      <w:r>
        <w:rPr>
          <w:color w:val="000000"/>
          <w:sz w:val="22"/>
        </w:rPr>
        <w:t xml:space="preserve">, </w:t>
      </w:r>
      <w:r>
        <w:rPr>
          <w:b/>
          <w:bCs/>
          <w:color w:val="000000"/>
          <w:sz w:val="22"/>
        </w:rPr>
        <w:t xml:space="preserve">Schmutzer G</w:t>
      </w:r>
      <w:r>
        <w:rPr>
          <w:color w:val="000000"/>
          <w:sz w:val="22"/>
        </w:rPr>
        <w:t xml:space="preserve">, </w:t>
      </w:r>
      <w:r>
        <w:rPr>
          <w:b/>
          <w:bCs/>
          <w:color w:val="000000"/>
          <w:sz w:val="22"/>
        </w:rPr>
        <w:t xml:space="preserve">Brähler E</w:t>
      </w:r>
      <w:r>
        <w:rPr>
          <w:color w:val="000000"/>
          <w:sz w:val="22"/>
        </w:rPr>
        <w:t xml:space="preserve">. Emotion regulation strategies moder</w:t>
      </w:r>
      <w:r>
        <w:rPr>
          <w:color w:val="000000"/>
          <w:sz w:val="22"/>
        </w:rPr>
        <w:t xml:space="preserve">ate the relationship of fatigue with depersonalization and derealization symptoms. </w:t>
      </w:r>
      <w:r>
        <w:rPr>
          <w:i/>
          <w:iCs/>
          <w:color w:val="000000"/>
          <w:sz w:val="22"/>
        </w:rPr>
        <w:t xml:space="preserve">J Affect Disord</w:t>
      </w:r>
      <w:r>
        <w:rPr>
          <w:color w:val="000000"/>
          <w:sz w:val="22"/>
        </w:rPr>
        <w:t xml:space="preserve"> 227: 571–579, 2018.</w:t>
      </w:r>
      <w:r>
        <w:rPr>
          <w:color w:val="000000"/>
          <w:sz w:val="22"/>
        </w:rPr>
      </w:r>
      <w:r>
        <w:rPr>
          <w:color w:val="000000"/>
          <w:sz w:val="22"/>
        </w:rPr>
      </w:r>
    </w:p>
    <w:p>
      <w:pPr>
        <w:pStyle w:val="966"/>
        <w:pBdr/>
        <w:spacing/>
        <w:ind/>
        <w:rPr>
          <w:color w:val="000000"/>
          <w:sz w:val="22"/>
        </w:rPr>
      </w:pPr>
      <w:r>
        <w:rPr>
          <w:b/>
          <w:bCs/>
          <w:color w:val="000000"/>
          <w:sz w:val="22"/>
        </w:rPr>
        <w:t xml:space="preserve">Zigmond AS</w:t>
      </w:r>
      <w:r>
        <w:rPr>
          <w:color w:val="000000"/>
          <w:sz w:val="22"/>
        </w:rPr>
        <w:t xml:space="preserve">, </w:t>
      </w:r>
      <w:r>
        <w:rPr>
          <w:b/>
          <w:bCs/>
          <w:color w:val="000000"/>
          <w:sz w:val="22"/>
        </w:rPr>
        <w:t xml:space="preserve">Snaith RP</w:t>
      </w:r>
      <w:r>
        <w:rPr>
          <w:color w:val="000000"/>
          <w:sz w:val="22"/>
        </w:rPr>
        <w:t xml:space="preserve">. The Hospital Anxiety and Depression Scale. </w:t>
      </w:r>
      <w:r>
        <w:rPr>
          <w:i/>
          <w:iCs/>
          <w:color w:val="000000"/>
          <w:sz w:val="22"/>
        </w:rPr>
        <w:t xml:space="preserve">Acta Psychiatrica Scandinavica</w:t>
      </w:r>
      <w:r>
        <w:rPr>
          <w:color w:val="000000"/>
          <w:sz w:val="22"/>
        </w:rPr>
        <w:t xml:space="preserve"> 67: 361–370, 1983.</w:t>
      </w:r>
      <w:r>
        <w:rPr>
          <w:color w:val="000000"/>
          <w:sz w:val="22"/>
        </w:rPr>
      </w:r>
      <w:r>
        <w:rPr>
          <w:color w:val="000000"/>
          <w:sz w:val="22"/>
        </w:rPr>
      </w:r>
    </w:p>
    <w:p>
      <w:pPr>
        <w:pStyle w:val="949"/>
        <w:pBdr/>
        <w:tabs>
          <w:tab w:val="left" w:leader="none" w:pos="426"/>
        </w:tabs>
        <w:spacing w:after="0" w:line="240" w:lineRule="auto"/>
        <w:ind w:hanging="426" w:left="426"/>
        <w:jc w:val="center"/>
        <w:rPr>
          <w:rFonts w:ascii="Times New Roman" w:hAnsi="Times New Roman"/>
          <w:sz w:val="24"/>
          <w:szCs w:val="24"/>
          <w:lang w:eastAsia="fr-FR"/>
        </w:rPr>
      </w:pPr>
      <w:r>
        <w:rPr>
          <w:rFonts w:ascii="Times New Roman" w:hAnsi="Times New Roman"/>
          <w:b/>
          <w:bCs/>
          <w:lang w:val="en-US"/>
        </w:rPr>
        <w:fldChar w:fldCharType="end"/>
      </w:r>
      <w:r>
        <w:rPr>
          <w:rFonts w:ascii="Times New Roman" w:hAnsi="Times New Roman"/>
          <w:sz w:val="24"/>
          <w:szCs w:val="24"/>
          <w:lang w:eastAsia="fr-FR"/>
        </w:rPr>
        <mc:AlternateContent>
          <mc:Choice Requires="wpg">
            <w:drawing>
              <wp:anchor xmlns:wp="http://schemas.openxmlformats.org/drawingml/2006/wordprocessingDrawing" xmlns:wp14="http://schemas.microsoft.com/office/word/2010/wordprocessingDrawing" distT="0" distB="0" distL="114300" distR="114300" simplePos="0" relativeHeight="524288" behindDoc="0" locked="0" layoutInCell="1" allowOverlap="1">
                <wp:simplePos x="0" y="0"/>
                <wp:positionH relativeFrom="column">
                  <wp:posOffset>4025900</wp:posOffset>
                </wp:positionH>
                <wp:positionV relativeFrom="paragraph">
                  <wp:posOffset>1709420</wp:posOffset>
                </wp:positionV>
                <wp:extent cx="2311400" cy="685800"/>
                <wp:effectExtent l="0" t="0" r="0" b="0"/>
                <wp:wrapNone/>
                <wp:docPr id="10" name="_x0000_s2050"/>
                <wp:cNvGraphicFramePr/>
                <a:graphic xmlns:a="http://schemas.openxmlformats.org/drawingml/2006/main">
                  <a:graphicData uri="http://schemas.microsoft.com/office/word/2010/wordprocessingShape">
                    <wps:wsp>
                      <wps:cNvPr id="0" name=""/>
                      <wps:cNvSpPr/>
                      <wps:spPr bwMode="auto">
                        <a:xfrm>
                          <a:off x="4025899" y="1709420"/>
                          <a:ext cx="2311399" cy="685800"/>
                        </a:xfrm>
                        <a:prstGeom prst="rect">
                          <a:avLst/>
                        </a:prstGeom>
                        <a:solidFill>
                          <a:srgbClr val="FFFFFF"/>
                        </a:solidFill>
                        <a:ln>
                          <a:noFill/>
                        </a:ln>
                      </wps:spPr>
                      <wps:bodyPr rot="0">
                        <a:prstTxWarp prst="textNoShape">
                          <a:avLst/>
                        </a:prstTxWarp>
                        <a:noAutofit/>
                      </wps:bodyPr>
                    </wps:wsp>
                  </a:graphicData>
                </a:graphic>
              </wp:anchor>
            </w:drawing>
          </mc:Choice>
          <mc:Fallback>
            <w:pict>
              <v:shape id="shape 9" o:spid="_x0000_s9" o:spt="1" type="#_x0000_t1" style="position:absolute;z-index:524288;o:allowoverlap:true;o:allowincell:true;mso-position-horizontal-relative:text;margin-left:317.00pt;mso-position-horizontal:absolute;mso-position-vertical-relative:text;margin-top:134.60pt;mso-position-vertical:absolute;width:182.00pt;height:54.00pt;mso-wrap-distance-left:9.00pt;mso-wrap-distance-top:0.00pt;mso-wrap-distance-right:9.00pt;mso-wrap-distance-bottom:0.00pt;visibility:visible;" fillcolor="#FFFFFF" stroked="f"/>
            </w:pict>
          </mc:Fallback>
        </mc:AlternateContent>
      </w:r>
      <w:r>
        <w:rPr>
          <w:rFonts w:ascii="Times New Roman" w:hAnsi="Times New Roman"/>
          <w:sz w:val="24"/>
          <w:szCs w:val="24"/>
          <w:lang w:eastAsia="fr-FR"/>
        </w:rPr>
      </w:r>
      <w:r>
        <w:rPr>
          <w:rFonts w:ascii="Times New Roman" w:hAnsi="Times New Roman"/>
          <w:sz w:val="24"/>
          <w:szCs w:val="24"/>
          <w:lang w:eastAsia="fr-FR"/>
        </w:rPr>
      </w:r>
    </w:p>
    <w:sectPr>
      <w:footerReference w:type="default" r:id="rId9"/>
      <w:footerReference w:type="even" r:id="rId10"/>
      <w:footnotePr/>
      <w:endnotePr>
        <w:numFmt w:val="decimal"/>
      </w:endnotePr>
      <w:type w:val="nextPage"/>
      <w:pgSz w:h="16838" w:orient="portrait" w:w="11906"/>
      <w:pgMar w:top="1309" w:right="1121" w:bottom="1665" w:left="1146" w:header="708" w:footer="0"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Christophe Lopez" w:date="2025-05-22T15:05:00Z" w:initials="CL">
    <w:p w14:paraId="00000001" w14:textId="00000001">
      <w:pPr>
        <w:spacing w:line="240" w:after="0" w:lineRule="auto" w:before="0"/>
        <w:ind w:firstLine="0" w:left="0" w:right="0"/>
        <w:jc w:val="left"/>
      </w:pPr>
      <w:r>
        <w:rPr>
          <w:rFonts w:eastAsia="Arial" w:ascii="Arial" w:hAnsi="Arial" w:cs="Arial"/>
          <w:sz w:val="22"/>
        </w:rPr>
        <w:t xml:space="preserve">Adapt</w:t>
      </w:r>
    </w:p>
    <w:p w14:paraId="00000002" w14:textId="00000002">
      <w:pPr>
        <w:spacing w:line="240" w:after="0" w:lineRule="auto" w:before="0"/>
        <w:ind w:firstLine="0" w:left="0" w:right="0"/>
        <w:jc w:val="left"/>
      </w:pPr>
      <w:r>
        <w:rPr>
          <w:rFonts w:eastAsia="Arial" w:ascii="Arial" w:hAnsi="Arial" w:cs="Arial"/>
          <w:sz w:val="22"/>
        </w:rPr>
        <w:t xml:space="preserve">+ Jacques Léonard</w:t>
      </w:r>
    </w:p>
  </w:comment>
  <w:comment w:id="2" w:author="Christophe Lopez" w:date="2025-06-04T16:05:00Z" w:initials="CL">
    <w:p w14:paraId="00000003" w14:textId="00000003">
      <w:pPr>
        <w:spacing w:line="240" w:after="0" w:lineRule="auto" w:before="0"/>
        <w:ind w:firstLine="0" w:left="0" w:right="0"/>
        <w:jc w:val="left"/>
      </w:pPr>
      <w:r>
        <w:rPr>
          <w:rFonts w:eastAsia="Arial" w:ascii="Arial" w:hAnsi="Arial" w:cs="Arial"/>
          <w:sz w:val="22"/>
        </w:rPr>
        <w:t xml:space="preserve">Ok, mais il faudrait réduire le nombre de références ici.</w:t>
      </w:r>
    </w:p>
  </w:comment>
  <w:comment w:id="1" w:author="Christophe Lopez" w:date="2025-08-12T15:40:00Z" w:initials="CL">
    <w:p w14:paraId="00000004" w14:textId="00000004">
      <w:pPr>
        <w:spacing w:line="240" w:after="0" w:lineRule="auto" w:before="0"/>
        <w:ind w:firstLine="0" w:left="0" w:right="0"/>
        <w:jc w:val="left"/>
      </w:pPr>
      <w:r>
        <w:rPr>
          <w:rFonts w:eastAsia="Arial" w:ascii="Arial" w:hAnsi="Arial" w:cs="Arial"/>
          <w:sz w:val="22"/>
        </w:rPr>
        <w:t xml:space="preserve">Ou dissociative disorders in the general population : measure with a french adaptation of the CDS</w:t>
      </w:r>
    </w:p>
  </w:comment>
  <w:comment w:id="0" w:author="Christophe Lopez" w:date="2026-06-04T10:37:00Z" w:initials="CL">
    <w:p w14:paraId="00000005" w14:textId="00000005">
      <w:pPr>
        <w:spacing w:line="240" w:after="0" w:lineRule="auto" w:before="0"/>
        <w:ind w:firstLine="0" w:left="0" w:right="0"/>
        <w:jc w:val="left"/>
      </w:pPr>
      <w:r>
        <w:rPr>
          <w:rFonts w:eastAsia="Arial" w:ascii="Arial" w:hAnsi="Arial" w:cs="Arial"/>
          <w:sz w:val="22"/>
        </w:rPr>
        <w:t xml:space="preserve">A cross-sectional study investigating the associations of person-organisation and person-group fit with staff outcomes in mental healthcare  </w:t>
      </w:r>
    </w:p>
    <w:p w14:paraId="00000006" w14:textId="00000006">
      <w:pPr>
        <w:spacing w:line="240" w:after="0" w:lineRule="auto" w:before="0"/>
        <w:ind w:firstLine="0" w:left="0" w:right="0"/>
        <w:jc w:val="left"/>
      </w:pPr>
      <w:r>
        <w:rPr>
          <w:rFonts w:eastAsia="Arial" w:ascii="Arial" w:hAnsi="Arial" w:cs="Arial"/>
          <w:sz w:val="22"/>
        </w:rPr>
        <w:t xml:space="preserve"/>
      </w:r>
    </w:p>
    <w:p w14:paraId="00000007" w14:textId="00000007">
      <w:pPr>
        <w:spacing w:line="240" w:after="0" w:lineRule="auto" w:before="0"/>
        <w:ind w:firstLine="0" w:left="0" w:right="0"/>
        <w:jc w:val="left"/>
      </w:pPr>
      <w:r>
        <w:rPr>
          <w:rFonts w:eastAsia="Arial" w:ascii="Arial" w:hAnsi="Arial" w:cs="Arial"/>
          <w:sz w:val="22"/>
        </w:rPr>
        <w:t xml:space="preserve"/>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2" w15:done="0"/>
  <w15:commentEx w15:paraId="00000003" w15:done="0"/>
  <w15:commentEx w15:paraId="00000004" w15:done="0"/>
  <w15:commentEx w15:paraId="00000007" w15:done="0"/>
</w15:commentsEx>
</file>

<file path=word/commentsIds.xml><?xml version="1.0" encoding="utf-8"?>
<w16cid:commentsIds xmlns:mc="http://schemas.openxmlformats.org/markup-compatibility/2006" xmlns:w16cid="http://schemas.microsoft.com/office/word/2016/wordml/cid" mc:Ignorable="w16cid">
  <w16cid:commentId w16cid:paraId="00000002" w16cid:durableId="707A7220"/>
  <w16cid:commentId w16cid:paraId="00000003" w16cid:durableId="44907433"/>
  <w16cid:commentId w16cid:paraId="00000004" w16cid:durableId="569351F1"/>
  <w16cid:commentId w16cid:paraId="00000007" w16cid:durableId="72465A5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font>
  <w:font w:name="Apple Color Emoji">
    <w:panose1 w:val="020F0502020204030204"/>
  </w:font>
  <w:font w:name="Tahoma">
    <w:panose1 w:val="020B0604030504040204"/>
  </w:font>
  <w:font w:name="Yu Gothic Light">
    <w:panose1 w:val="020F0502020204030204"/>
  </w:font>
  <w:font w:name="Calibri Light">
    <w:panose1 w:val="020F0502020204030204"/>
  </w:font>
  <w:font w:name="Arial">
    <w:panose1 w:val="020B0604020202020204"/>
  </w:font>
  <w:font w:name="Times New Roman">
    <w:panose1 w:val="02020603050405020304"/>
  </w:font>
  <w:font w:name="Calibri">
    <w:panose1 w:val="020F050202020403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1"/>
      <w:framePr w:hAnchor="margin" w:vAnchor="text" w:wrap="none" w:xAlign="right" w:y="1"/>
      <w:pBdr/>
      <w:spacing/>
      <w:ind/>
      <w:rPr>
        <w:rStyle w:val="962"/>
        <w:rFonts w:ascii="Times New Roman" w:hAnsi="Times New Roman"/>
        <w:sz w:val="21"/>
        <w:szCs w:val="21"/>
      </w:rPr>
    </w:pPr>
    <w:r>
      <w:rPr>
        <w:rStyle w:val="962"/>
        <w:rFonts w:ascii="Times New Roman" w:hAnsi="Times New Roman"/>
        <w:sz w:val="21"/>
        <w:szCs w:val="21"/>
      </w:rPr>
      <w:fldChar w:fldCharType="begin"/>
    </w:r>
    <w:r>
      <w:rPr>
        <w:rStyle w:val="962"/>
        <w:rFonts w:ascii="Times New Roman" w:hAnsi="Times New Roman"/>
        <w:sz w:val="21"/>
        <w:szCs w:val="21"/>
      </w:rPr>
      <w:instrText xml:space="preserve"> PAGE </w:instrText>
    </w:r>
    <w:r>
      <w:rPr>
        <w:rStyle w:val="962"/>
        <w:rFonts w:ascii="Times New Roman" w:hAnsi="Times New Roman"/>
        <w:sz w:val="21"/>
        <w:szCs w:val="21"/>
      </w:rPr>
      <w:fldChar w:fldCharType="separate"/>
    </w:r>
    <w:r>
      <w:rPr>
        <w:rStyle w:val="962"/>
        <w:rFonts w:ascii="Times New Roman" w:hAnsi="Times New Roman"/>
        <w:sz w:val="21"/>
        <w:szCs w:val="21"/>
      </w:rPr>
      <w:t xml:space="preserve">4</w:t>
    </w:r>
    <w:r>
      <w:rPr>
        <w:rStyle w:val="962"/>
        <w:rFonts w:ascii="Times New Roman" w:hAnsi="Times New Roman"/>
        <w:sz w:val="21"/>
        <w:szCs w:val="21"/>
      </w:rPr>
      <w:fldChar w:fldCharType="end"/>
    </w:r>
    <w:r>
      <w:rPr>
        <w:rStyle w:val="962"/>
        <w:rFonts w:ascii="Times New Roman" w:hAnsi="Times New Roman"/>
        <w:sz w:val="21"/>
        <w:szCs w:val="21"/>
      </w:rPr>
    </w:r>
    <w:r>
      <w:rPr>
        <w:rStyle w:val="962"/>
        <w:rFonts w:ascii="Times New Roman" w:hAnsi="Times New Roman"/>
        <w:sz w:val="21"/>
        <w:szCs w:val="21"/>
      </w:rPr>
    </w:r>
  </w:p>
  <w:p>
    <w:pPr>
      <w:pStyle w:val="949"/>
      <w:pBdr/>
      <w:spacing/>
      <w:ind w:right="360" w:firstLine="708" w:left="7080"/>
      <w:rPr>
        <w:b/>
        <w:lang w:val="fr-CH"/>
      </w:rPr>
    </w:pPr>
    <w:r>
      <w:rPr>
        <w:b/>
        <w:lang w:val="fr-CH"/>
      </w:rPr>
    </w:r>
    <w:r>
      <w:rPr>
        <w:b/>
        <w:lang w:val="fr-CH"/>
      </w:rPr>
    </w:r>
    <w:r>
      <w:rPr>
        <w:b/>
        <w:lang w:val="fr-CH"/>
      </w:rPr>
    </w:r>
  </w:p>
  <w:p>
    <w:pPr>
      <w:pStyle w:val="961"/>
      <w:pBdr/>
      <w:spacing/>
      <w:ind w:right="360"/>
      <w:rPr>
        <w:lang w:val="fr-CH"/>
      </w:rPr>
    </w:pPr>
    <w:r>
      <w:rPr>
        <w:lang w:val="fr-CH"/>
      </w:rPr>
    </w:r>
    <w:r>
      <w:rPr>
        <w:lang w:val="fr-CH"/>
      </w:rPr>
    </w:r>
    <w:r>
      <w:rPr>
        <w:lang w:val="fr-CH"/>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1"/>
      <w:framePr w:hAnchor="margin" w:vAnchor="text" w:wrap="none" w:xAlign="right" w:y="1"/>
      <w:pBdr/>
      <w:spacing/>
      <w:ind/>
      <w:rPr>
        <w:rStyle w:val="962"/>
      </w:rPr>
    </w:pPr>
    <w:r>
      <w:rPr>
        <w:rStyle w:val="962"/>
      </w:rPr>
      <w:fldChar w:fldCharType="begin"/>
    </w:r>
    <w:r>
      <w:rPr>
        <w:rStyle w:val="962"/>
      </w:rPr>
      <w:instrText xml:space="preserve">PAGE</w:instrText>
    </w:r>
    <w:r>
      <w:rPr>
        <w:rStyle w:val="962"/>
      </w:rPr>
      <w:instrText xml:space="preserve">  </w:instrText>
    </w:r>
    <w:r>
      <w:rPr>
        <w:rStyle w:val="962"/>
      </w:rPr>
      <w:fldChar w:fldCharType="end"/>
    </w:r>
    <w:r>
      <w:rPr>
        <w:rStyle w:val="962"/>
      </w:rPr>
    </w:r>
    <w:r>
      <w:rPr>
        <w:rStyle w:val="962"/>
      </w:rPr>
    </w:r>
  </w:p>
  <w:p>
    <w:pPr>
      <w:pStyle w:val="961"/>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246C4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2DB069B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
    <w:nsid w:val="39814228"/>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lowerLetter"/>
      <w:pPr>
        <w:pBdr/>
        <w:tabs>
          <w:tab w:val="num" w:leader="none" w:pos="1440"/>
        </w:tabs>
        <w:spacing/>
        <w:ind w:hanging="360" w:left="1440"/>
      </w:pPr>
      <w:rPr/>
      <w:start w:val="1"/>
      <w:suff w:val="tab"/>
    </w:lvl>
    <w:lvl w:ilvl="2">
      <w:isLgl w:val="false"/>
      <w:lvlJc w:val="right"/>
      <w:lvlText w:val="%3."/>
      <w:numFmt w:val="lowerRoman"/>
      <w:pPr>
        <w:pBdr/>
        <w:tabs>
          <w:tab w:val="num" w:leader="none" w:pos="2160"/>
        </w:tabs>
        <w:spacing/>
        <w:ind w:hanging="18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lowerLetter"/>
      <w:pPr>
        <w:pBdr/>
        <w:tabs>
          <w:tab w:val="num" w:leader="none" w:pos="3600"/>
        </w:tabs>
        <w:spacing/>
        <w:ind w:hanging="360" w:left="3600"/>
      </w:pPr>
      <w:rPr/>
      <w:start w:val="1"/>
      <w:suff w:val="tab"/>
    </w:lvl>
    <w:lvl w:ilvl="5">
      <w:isLgl w:val="false"/>
      <w:lvlJc w:val="right"/>
      <w:lvlText w:val="%6."/>
      <w:numFmt w:val="lowerRoman"/>
      <w:pPr>
        <w:pBdr/>
        <w:tabs>
          <w:tab w:val="num" w:leader="none" w:pos="4320"/>
        </w:tabs>
        <w:spacing/>
        <w:ind w:hanging="18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lowerLetter"/>
      <w:pPr>
        <w:pBdr/>
        <w:tabs>
          <w:tab w:val="num" w:leader="none" w:pos="5760"/>
        </w:tabs>
        <w:spacing/>
        <w:ind w:hanging="360" w:left="5760"/>
      </w:pPr>
      <w:rPr/>
      <w:start w:val="1"/>
      <w:suff w:val="tab"/>
    </w:lvl>
    <w:lvl w:ilvl="8">
      <w:isLgl w:val="false"/>
      <w:lvlJc w:val="right"/>
      <w:lvlText w:val="%9."/>
      <w:numFmt w:val="lowerRoman"/>
      <w:pPr>
        <w:pBdr/>
        <w:tabs>
          <w:tab w:val="num" w:leader="none" w:pos="6480"/>
        </w:tabs>
        <w:spacing/>
        <w:ind w:hanging="180" w:left="6480"/>
      </w:pPr>
      <w:rPr/>
      <w:start w:val="1"/>
      <w:suff w:val="tab"/>
    </w:lvl>
  </w:abstractNum>
  <w:abstractNum w:abstractNumId="3">
    <w:nsid w:val="3AFE5DE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5C5E4D96"/>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5">
    <w:nsid w:val="6FD17E44"/>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num w:numId="1">
    <w:abstractNumId w:val="0"/>
  </w:num>
  <w:num w:numId="2">
    <w:abstractNumId w:val="2"/>
  </w:num>
  <w:num w:numId="3">
    <w:abstractNumId w:val="1"/>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Table Grid"/>
    <w:basedOn w:val="76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Table Grid Light"/>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Plain Table 1"/>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Plain Table 2"/>
    <w:basedOn w:val="76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Plain Table 3"/>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Plain Table 4"/>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Plain Table 5"/>
    <w:basedOn w:val="76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1 Light"/>
    <w:basedOn w:val="76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1 Light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1 Light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1 Light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1 Light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1 Light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2"/>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2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2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2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2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2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3"/>
    <w:basedOn w:val="76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3 - Accent 1"/>
    <w:basedOn w:val="76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3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3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3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3 - Accent 5"/>
    <w:basedOn w:val="76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 Accent 6"/>
    <w:basedOn w:val="76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4"/>
    <w:basedOn w:val="76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4 - Accent 1"/>
    <w:basedOn w:val="76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4 - Accent 2"/>
    <w:basedOn w:val="76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4 - Accent 3"/>
    <w:basedOn w:val="76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4 - Accent 4"/>
    <w:basedOn w:val="76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4 - Accent 5"/>
    <w:basedOn w:val="76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 Accent 6"/>
    <w:basedOn w:val="76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5 Dark"/>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5 Dark- Accent 1"/>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5 Dark - Accent 2"/>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5 Dark - Accent 3"/>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5 Dark- Accent 4"/>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5 Dark - Accent 5"/>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 Accent 6"/>
    <w:basedOn w:val="76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04">
    <w:name w:val="Grid Table 6 Colorful - Accent 1"/>
    <w:basedOn w:val="76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05">
    <w:name w:val="Grid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06">
    <w:name w:val="Grid Table 6 Colorful - Accent 3"/>
    <w:basedOn w:val="76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07">
    <w:name w:val="Grid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8">
    <w:name w:val="Grid Table 6 Colorful - Accent 5"/>
    <w:basedOn w:val="76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9">
    <w:name w:val="Grid Table 6 Colorful - Accent 6"/>
    <w:basedOn w:val="76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0">
    <w:name w:val="Grid Table 7 Colorful"/>
    <w:basedOn w:val="76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7 Colorful - Accent 1"/>
    <w:basedOn w:val="76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7 Colorful - Accent 2"/>
    <w:basedOn w:val="76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7 Colorful - Accent 3"/>
    <w:basedOn w:val="76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7 Colorful - Accent 4"/>
    <w:basedOn w:val="76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7 Colorful - Accent 5"/>
    <w:basedOn w:val="76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7 Colorful - Accent 6"/>
    <w:basedOn w:val="76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1 Light"/>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1 Light - Accent 1"/>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1 Light - Accent 2"/>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1 Light - Accent 3"/>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1 Light - Accent 4"/>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1 Light - Accent 5"/>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 Accent 6"/>
    <w:basedOn w:val="76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2"/>
    <w:basedOn w:val="76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2 - Accent 1"/>
    <w:basedOn w:val="76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2 - Accent 2"/>
    <w:basedOn w:val="76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2 - Accent 3"/>
    <w:basedOn w:val="76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2 - Accent 4"/>
    <w:basedOn w:val="76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2 - Accent 5"/>
    <w:basedOn w:val="76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 Accent 6"/>
    <w:basedOn w:val="76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3"/>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3 - Accent 1"/>
    <w:basedOn w:val="76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3 - Accent 2"/>
    <w:basedOn w:val="76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3 - Accent 3"/>
    <w:basedOn w:val="76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3 - Accent 4"/>
    <w:basedOn w:val="76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3 - Accent 5"/>
    <w:basedOn w:val="76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 Accent 6"/>
    <w:basedOn w:val="76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4"/>
    <w:basedOn w:val="76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4 - Accent 1"/>
    <w:basedOn w:val="76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4 - Accent 2"/>
    <w:basedOn w:val="76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4 - Accent 3"/>
    <w:basedOn w:val="76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4 - Accent 4"/>
    <w:basedOn w:val="76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4 - Accent 5"/>
    <w:basedOn w:val="76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 Accent 6"/>
    <w:basedOn w:val="76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5 Dark"/>
    <w:basedOn w:val="76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6">
    <w:name w:val="List Table 5 Dark - Accent 1"/>
    <w:basedOn w:val="76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7">
    <w:name w:val="List Table 5 Dark - Accent 2"/>
    <w:basedOn w:val="76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8">
    <w:name w:val="List Table 5 Dark - Accent 3"/>
    <w:basedOn w:val="76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9">
    <w:name w:val="List Table 5 Dark - Accent 4"/>
    <w:basedOn w:val="76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0">
    <w:name w:val="List Table 5 Dark - Accent 5"/>
    <w:basedOn w:val="76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1">
    <w:name w:val="List Table 5 Dark - Accent 6"/>
    <w:basedOn w:val="76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6 Colorful"/>
    <w:basedOn w:val="76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6 Colorful - Accent 1"/>
    <w:basedOn w:val="76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6 Colorful - Accent 2"/>
    <w:basedOn w:val="76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6 Colorful - Accent 3"/>
    <w:basedOn w:val="76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6 Colorful - Accent 4"/>
    <w:basedOn w:val="76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6 Colorful - Accent 5"/>
    <w:basedOn w:val="76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6 Colorful - Accent 6"/>
    <w:basedOn w:val="76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7 Colorful"/>
    <w:basedOn w:val="76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0">
    <w:name w:val="List Table 7 Colorful - Accent 1"/>
    <w:basedOn w:val="76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1">
    <w:name w:val="List Table 7 Colorful - Accent 2"/>
    <w:basedOn w:val="76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2">
    <w:name w:val="List Table 7 Colorful - Accent 3"/>
    <w:basedOn w:val="76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3">
    <w:name w:val="List Table 7 Colorful - Accent 4"/>
    <w:basedOn w:val="76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64">
    <w:name w:val="List Table 7 Colorful - Accent 5"/>
    <w:basedOn w:val="76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65">
    <w:name w:val="List Table 7 Colorful - Accent 6"/>
    <w:basedOn w:val="76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66">
    <w:name w:val="Lined - Accent"/>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ned - Accent 1"/>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ned - Accent 2"/>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ned - Accent 3"/>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ned - Accent 4"/>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ned - Accent 5"/>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ned - Accent 6"/>
    <w:basedOn w:val="76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amp; Lined - Accent"/>
    <w:basedOn w:val="76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amp; Lined - Accent 1"/>
    <w:basedOn w:val="76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amp; Lined - Accent 2"/>
    <w:basedOn w:val="76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amp; Lined - Accent 3"/>
    <w:basedOn w:val="76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amp; Lined - Accent 4"/>
    <w:basedOn w:val="76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amp; Lined - Accent 5"/>
    <w:basedOn w:val="76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6"/>
    <w:basedOn w:val="76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w:basedOn w:val="76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 Accent 1"/>
    <w:basedOn w:val="76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 Accent 2"/>
    <w:basedOn w:val="76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 Accent 3"/>
    <w:basedOn w:val="76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 Accent 4"/>
    <w:basedOn w:val="76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 Accent 5"/>
    <w:basedOn w:val="76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 Accent 6"/>
    <w:basedOn w:val="76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87">
    <w:name w:val="Heading 1"/>
    <w:basedOn w:val="949"/>
    <w:next w:val="949"/>
    <w:link w:val="89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88">
    <w:name w:val="Heading 2"/>
    <w:basedOn w:val="949"/>
    <w:next w:val="949"/>
    <w:link w:val="89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89">
    <w:name w:val="Heading 3"/>
    <w:basedOn w:val="949"/>
    <w:next w:val="949"/>
    <w:link w:val="90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90">
    <w:name w:val="Heading 4"/>
    <w:basedOn w:val="949"/>
    <w:next w:val="949"/>
    <w:link w:val="90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91">
    <w:name w:val="Heading 5"/>
    <w:basedOn w:val="949"/>
    <w:next w:val="949"/>
    <w:link w:val="90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92">
    <w:name w:val="Heading 6"/>
    <w:basedOn w:val="949"/>
    <w:next w:val="949"/>
    <w:link w:val="90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93">
    <w:name w:val="Heading 7"/>
    <w:basedOn w:val="949"/>
    <w:next w:val="949"/>
    <w:link w:val="90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9"/>
    <w:next w:val="949"/>
    <w:link w:val="90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9"/>
    <w:next w:val="949"/>
    <w:link w:val="90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default="1">
    <w:name w:val="Default Paragraph Font"/>
    <w:uiPriority w:val="1"/>
    <w:semiHidden/>
    <w:unhideWhenUsed/>
    <w:pPr>
      <w:pBdr/>
      <w:spacing/>
      <w:ind/>
    </w:pPr>
  </w:style>
  <w:style w:type="numbering" w:styleId="897" w:default="1">
    <w:name w:val="No List"/>
    <w:uiPriority w:val="99"/>
    <w:semiHidden/>
    <w:unhideWhenUsed/>
    <w:pPr>
      <w:pBdr/>
      <w:spacing/>
      <w:ind/>
    </w:pPr>
  </w:style>
  <w:style w:type="character" w:styleId="898">
    <w:name w:val="Heading 1 Char"/>
    <w:basedOn w:val="896"/>
    <w:link w:val="887"/>
    <w:uiPriority w:val="9"/>
    <w:pPr>
      <w:pBdr/>
      <w:spacing/>
      <w:ind/>
    </w:pPr>
    <w:rPr>
      <w:rFonts w:ascii="Arial" w:hAnsi="Arial" w:eastAsia="Arial" w:cs="Arial"/>
      <w:color w:val="0f4761" w:themeColor="accent1" w:themeShade="BF"/>
      <w:sz w:val="40"/>
      <w:szCs w:val="40"/>
    </w:rPr>
  </w:style>
  <w:style w:type="character" w:styleId="899">
    <w:name w:val="Heading 2 Char"/>
    <w:basedOn w:val="896"/>
    <w:link w:val="888"/>
    <w:uiPriority w:val="9"/>
    <w:pPr>
      <w:pBdr/>
      <w:spacing/>
      <w:ind/>
    </w:pPr>
    <w:rPr>
      <w:rFonts w:ascii="Arial" w:hAnsi="Arial" w:eastAsia="Arial" w:cs="Arial"/>
      <w:color w:val="0f4761" w:themeColor="accent1" w:themeShade="BF"/>
      <w:sz w:val="32"/>
      <w:szCs w:val="32"/>
    </w:rPr>
  </w:style>
  <w:style w:type="character" w:styleId="900">
    <w:name w:val="Heading 3 Char"/>
    <w:basedOn w:val="896"/>
    <w:link w:val="889"/>
    <w:uiPriority w:val="9"/>
    <w:pPr>
      <w:pBdr/>
      <w:spacing/>
      <w:ind/>
    </w:pPr>
    <w:rPr>
      <w:rFonts w:ascii="Arial" w:hAnsi="Arial" w:eastAsia="Arial" w:cs="Arial"/>
      <w:color w:val="0f4761" w:themeColor="accent1" w:themeShade="BF"/>
      <w:sz w:val="28"/>
      <w:szCs w:val="28"/>
    </w:rPr>
  </w:style>
  <w:style w:type="character" w:styleId="901">
    <w:name w:val="Heading 4 Char"/>
    <w:basedOn w:val="896"/>
    <w:link w:val="890"/>
    <w:uiPriority w:val="9"/>
    <w:pPr>
      <w:pBdr/>
      <w:spacing/>
      <w:ind/>
    </w:pPr>
    <w:rPr>
      <w:rFonts w:ascii="Arial" w:hAnsi="Arial" w:eastAsia="Arial" w:cs="Arial"/>
      <w:i/>
      <w:iCs/>
      <w:color w:val="0f4761" w:themeColor="accent1" w:themeShade="BF"/>
    </w:rPr>
  </w:style>
  <w:style w:type="character" w:styleId="902">
    <w:name w:val="Heading 5 Char"/>
    <w:basedOn w:val="896"/>
    <w:link w:val="891"/>
    <w:uiPriority w:val="9"/>
    <w:pPr>
      <w:pBdr/>
      <w:spacing/>
      <w:ind/>
    </w:pPr>
    <w:rPr>
      <w:rFonts w:ascii="Arial" w:hAnsi="Arial" w:eastAsia="Arial" w:cs="Arial"/>
      <w:color w:val="0f4761" w:themeColor="accent1" w:themeShade="BF"/>
    </w:rPr>
  </w:style>
  <w:style w:type="character" w:styleId="903">
    <w:name w:val="Heading 6 Char"/>
    <w:basedOn w:val="896"/>
    <w:link w:val="892"/>
    <w:uiPriority w:val="9"/>
    <w:pPr>
      <w:pBdr/>
      <w:spacing/>
      <w:ind/>
    </w:pPr>
    <w:rPr>
      <w:rFonts w:ascii="Arial" w:hAnsi="Arial" w:eastAsia="Arial" w:cs="Arial"/>
      <w:i/>
      <w:iCs/>
      <w:color w:val="595959" w:themeColor="text1" w:themeTint="A6"/>
    </w:rPr>
  </w:style>
  <w:style w:type="character" w:styleId="904">
    <w:name w:val="Heading 7 Char"/>
    <w:basedOn w:val="896"/>
    <w:link w:val="893"/>
    <w:uiPriority w:val="9"/>
    <w:pPr>
      <w:pBdr/>
      <w:spacing/>
      <w:ind/>
    </w:pPr>
    <w:rPr>
      <w:rFonts w:ascii="Arial" w:hAnsi="Arial" w:eastAsia="Arial" w:cs="Arial"/>
      <w:color w:val="595959" w:themeColor="text1" w:themeTint="A6"/>
    </w:rPr>
  </w:style>
  <w:style w:type="character" w:styleId="905">
    <w:name w:val="Heading 8 Char"/>
    <w:basedOn w:val="896"/>
    <w:link w:val="894"/>
    <w:uiPriority w:val="9"/>
    <w:pPr>
      <w:pBdr/>
      <w:spacing/>
      <w:ind/>
    </w:pPr>
    <w:rPr>
      <w:rFonts w:ascii="Arial" w:hAnsi="Arial" w:eastAsia="Arial" w:cs="Arial"/>
      <w:i/>
      <w:iCs/>
      <w:color w:val="272727" w:themeColor="text1" w:themeTint="D8"/>
    </w:rPr>
  </w:style>
  <w:style w:type="character" w:styleId="906">
    <w:name w:val="Heading 9 Char"/>
    <w:basedOn w:val="896"/>
    <w:link w:val="895"/>
    <w:uiPriority w:val="9"/>
    <w:pPr>
      <w:pBdr/>
      <w:spacing/>
      <w:ind/>
    </w:pPr>
    <w:rPr>
      <w:rFonts w:ascii="Arial" w:hAnsi="Arial" w:eastAsia="Arial" w:cs="Arial"/>
      <w:i/>
      <w:iCs/>
      <w:color w:val="272727" w:themeColor="text1" w:themeTint="D8"/>
    </w:rPr>
  </w:style>
  <w:style w:type="paragraph" w:styleId="907">
    <w:name w:val="Title"/>
    <w:basedOn w:val="949"/>
    <w:next w:val="949"/>
    <w:link w:val="908"/>
    <w:uiPriority w:val="10"/>
    <w:qFormat/>
    <w:pPr>
      <w:pBdr/>
      <w:spacing w:after="80" w:line="240" w:lineRule="auto"/>
      <w:ind/>
      <w:contextualSpacing w:val="true"/>
    </w:pPr>
    <w:rPr>
      <w:rFonts w:ascii="Arial" w:hAnsi="Arial" w:eastAsia="Arial" w:cs="Arial"/>
      <w:spacing w:val="-10"/>
      <w:sz w:val="56"/>
      <w:szCs w:val="56"/>
    </w:rPr>
  </w:style>
  <w:style w:type="character" w:styleId="908">
    <w:name w:val="Title Char"/>
    <w:basedOn w:val="896"/>
    <w:link w:val="907"/>
    <w:uiPriority w:val="10"/>
    <w:pPr>
      <w:pBdr/>
      <w:spacing/>
      <w:ind/>
    </w:pPr>
    <w:rPr>
      <w:rFonts w:ascii="Arial" w:hAnsi="Arial" w:eastAsia="Arial" w:cs="Arial"/>
      <w:spacing w:val="-10"/>
      <w:sz w:val="56"/>
      <w:szCs w:val="56"/>
    </w:rPr>
  </w:style>
  <w:style w:type="paragraph" w:styleId="909">
    <w:name w:val="Subtitle"/>
    <w:basedOn w:val="949"/>
    <w:next w:val="949"/>
    <w:link w:val="910"/>
    <w:uiPriority w:val="11"/>
    <w:qFormat/>
    <w:pPr>
      <w:numPr>
        <w:ilvl w:val="1"/>
      </w:numPr>
      <w:pBdr/>
      <w:spacing/>
      <w:ind/>
    </w:pPr>
    <w:rPr>
      <w:color w:val="595959" w:themeColor="text1" w:themeTint="A6"/>
      <w:spacing w:val="15"/>
      <w:sz w:val="28"/>
      <w:szCs w:val="28"/>
    </w:rPr>
  </w:style>
  <w:style w:type="character" w:styleId="910">
    <w:name w:val="Subtitle Char"/>
    <w:basedOn w:val="896"/>
    <w:link w:val="909"/>
    <w:uiPriority w:val="11"/>
    <w:pPr>
      <w:pBdr/>
      <w:spacing/>
      <w:ind/>
    </w:pPr>
    <w:rPr>
      <w:color w:val="595959" w:themeColor="text1" w:themeTint="A6"/>
      <w:spacing w:val="15"/>
      <w:sz w:val="28"/>
      <w:szCs w:val="28"/>
    </w:rPr>
  </w:style>
  <w:style w:type="paragraph" w:styleId="911">
    <w:name w:val="Quote"/>
    <w:basedOn w:val="949"/>
    <w:next w:val="949"/>
    <w:link w:val="912"/>
    <w:uiPriority w:val="29"/>
    <w:qFormat/>
    <w:pPr>
      <w:pBdr/>
      <w:spacing w:before="160"/>
      <w:ind/>
      <w:jc w:val="center"/>
    </w:pPr>
    <w:rPr>
      <w:i/>
      <w:iCs/>
      <w:color w:val="404040" w:themeColor="text1" w:themeTint="BF"/>
    </w:rPr>
  </w:style>
  <w:style w:type="character" w:styleId="912">
    <w:name w:val="Quote Char"/>
    <w:basedOn w:val="896"/>
    <w:link w:val="911"/>
    <w:uiPriority w:val="29"/>
    <w:pPr>
      <w:pBdr/>
      <w:spacing/>
      <w:ind/>
    </w:pPr>
    <w:rPr>
      <w:i/>
      <w:iCs/>
      <w:color w:val="404040" w:themeColor="text1" w:themeTint="BF"/>
    </w:rPr>
  </w:style>
  <w:style w:type="paragraph" w:styleId="913">
    <w:name w:val="List Paragraph"/>
    <w:basedOn w:val="949"/>
    <w:uiPriority w:val="34"/>
    <w:qFormat/>
    <w:pPr>
      <w:pBdr/>
      <w:spacing/>
      <w:ind w:left="720"/>
      <w:contextualSpacing w:val="true"/>
    </w:pPr>
  </w:style>
  <w:style w:type="character" w:styleId="914">
    <w:name w:val="Intense Emphasis"/>
    <w:basedOn w:val="896"/>
    <w:uiPriority w:val="21"/>
    <w:qFormat/>
    <w:pPr>
      <w:pBdr/>
      <w:spacing/>
      <w:ind/>
    </w:pPr>
    <w:rPr>
      <w:i/>
      <w:iCs/>
      <w:color w:val="0f4761" w:themeColor="accent1" w:themeShade="BF"/>
    </w:rPr>
  </w:style>
  <w:style w:type="paragraph" w:styleId="915">
    <w:name w:val="Intense Quote"/>
    <w:basedOn w:val="949"/>
    <w:next w:val="949"/>
    <w:link w:val="91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6">
    <w:name w:val="Intense Quote Char"/>
    <w:basedOn w:val="896"/>
    <w:link w:val="915"/>
    <w:uiPriority w:val="30"/>
    <w:pPr>
      <w:pBdr/>
      <w:spacing/>
      <w:ind/>
    </w:pPr>
    <w:rPr>
      <w:i/>
      <w:iCs/>
      <w:color w:val="0f4761" w:themeColor="accent1" w:themeShade="BF"/>
    </w:rPr>
  </w:style>
  <w:style w:type="character" w:styleId="917">
    <w:name w:val="Intense Reference"/>
    <w:basedOn w:val="896"/>
    <w:uiPriority w:val="32"/>
    <w:qFormat/>
    <w:pPr>
      <w:pBdr/>
      <w:spacing/>
      <w:ind/>
    </w:pPr>
    <w:rPr>
      <w:b/>
      <w:bCs/>
      <w:smallCaps/>
      <w:color w:val="0f4761" w:themeColor="accent1" w:themeShade="BF"/>
      <w:spacing w:val="5"/>
    </w:rPr>
  </w:style>
  <w:style w:type="paragraph" w:styleId="918">
    <w:name w:val="No Spacing"/>
    <w:basedOn w:val="949"/>
    <w:uiPriority w:val="1"/>
    <w:qFormat/>
    <w:pPr>
      <w:pBdr/>
      <w:spacing w:after="0" w:line="240" w:lineRule="auto"/>
      <w:ind/>
    </w:pPr>
  </w:style>
  <w:style w:type="character" w:styleId="919">
    <w:name w:val="Subtle Emphasis"/>
    <w:basedOn w:val="896"/>
    <w:uiPriority w:val="19"/>
    <w:qFormat/>
    <w:pPr>
      <w:pBdr/>
      <w:spacing/>
      <w:ind/>
    </w:pPr>
    <w:rPr>
      <w:i/>
      <w:iCs/>
      <w:color w:val="404040" w:themeColor="text1" w:themeTint="BF"/>
    </w:rPr>
  </w:style>
  <w:style w:type="character" w:styleId="920">
    <w:name w:val="Emphasis"/>
    <w:basedOn w:val="896"/>
    <w:uiPriority w:val="20"/>
    <w:qFormat/>
    <w:pPr>
      <w:pBdr/>
      <w:spacing/>
      <w:ind/>
    </w:pPr>
    <w:rPr>
      <w:i/>
      <w:iCs/>
    </w:rPr>
  </w:style>
  <w:style w:type="character" w:styleId="921">
    <w:name w:val="Strong"/>
    <w:basedOn w:val="896"/>
    <w:uiPriority w:val="22"/>
    <w:qFormat/>
    <w:pPr>
      <w:pBdr/>
      <w:spacing/>
      <w:ind/>
    </w:pPr>
    <w:rPr>
      <w:b/>
      <w:bCs/>
    </w:rPr>
  </w:style>
  <w:style w:type="character" w:styleId="922">
    <w:name w:val="Subtle Reference"/>
    <w:basedOn w:val="896"/>
    <w:uiPriority w:val="31"/>
    <w:qFormat/>
    <w:pPr>
      <w:pBdr/>
      <w:spacing/>
      <w:ind/>
    </w:pPr>
    <w:rPr>
      <w:smallCaps/>
      <w:color w:val="5a5a5a" w:themeColor="text1" w:themeTint="A5"/>
    </w:rPr>
  </w:style>
  <w:style w:type="character" w:styleId="923">
    <w:name w:val="Book Title"/>
    <w:basedOn w:val="896"/>
    <w:uiPriority w:val="33"/>
    <w:qFormat/>
    <w:pPr>
      <w:pBdr/>
      <w:spacing/>
      <w:ind/>
    </w:pPr>
    <w:rPr>
      <w:b/>
      <w:bCs/>
      <w:i/>
      <w:iCs/>
      <w:spacing w:val="5"/>
    </w:rPr>
  </w:style>
  <w:style w:type="paragraph" w:styleId="924">
    <w:name w:val="Header"/>
    <w:basedOn w:val="949"/>
    <w:link w:val="925"/>
    <w:uiPriority w:val="99"/>
    <w:unhideWhenUsed/>
    <w:pPr>
      <w:pBdr/>
      <w:tabs>
        <w:tab w:val="center" w:leader="none" w:pos="4844"/>
        <w:tab w:val="right" w:leader="none" w:pos="9689"/>
      </w:tabs>
      <w:spacing w:after="0" w:line="240" w:lineRule="auto"/>
      <w:ind/>
    </w:pPr>
  </w:style>
  <w:style w:type="character" w:styleId="925">
    <w:name w:val="Header Char"/>
    <w:basedOn w:val="896"/>
    <w:link w:val="924"/>
    <w:uiPriority w:val="99"/>
    <w:pPr>
      <w:pBdr/>
      <w:spacing/>
      <w:ind/>
    </w:pPr>
  </w:style>
  <w:style w:type="paragraph" w:styleId="926">
    <w:name w:val="Footer"/>
    <w:basedOn w:val="949"/>
    <w:link w:val="927"/>
    <w:uiPriority w:val="99"/>
    <w:unhideWhenUsed/>
    <w:pPr>
      <w:pBdr/>
      <w:tabs>
        <w:tab w:val="center" w:leader="none" w:pos="4844"/>
        <w:tab w:val="right" w:leader="none" w:pos="9689"/>
      </w:tabs>
      <w:spacing w:after="0" w:line="240" w:lineRule="auto"/>
      <w:ind/>
    </w:pPr>
  </w:style>
  <w:style w:type="character" w:styleId="927">
    <w:name w:val="Footer Char"/>
    <w:basedOn w:val="896"/>
    <w:link w:val="926"/>
    <w:uiPriority w:val="99"/>
    <w:pPr>
      <w:pBdr/>
      <w:spacing/>
      <w:ind/>
    </w:pPr>
  </w:style>
  <w:style w:type="paragraph" w:styleId="928">
    <w:name w:val="Caption"/>
    <w:basedOn w:val="949"/>
    <w:next w:val="949"/>
    <w:uiPriority w:val="35"/>
    <w:unhideWhenUsed/>
    <w:qFormat/>
    <w:pPr>
      <w:pBdr/>
      <w:spacing w:after="200" w:line="240" w:lineRule="auto"/>
      <w:ind/>
    </w:pPr>
    <w:rPr>
      <w:i/>
      <w:iCs/>
      <w:color w:val="0e2841" w:themeColor="text2"/>
      <w:sz w:val="18"/>
      <w:szCs w:val="18"/>
    </w:rPr>
  </w:style>
  <w:style w:type="paragraph" w:styleId="929">
    <w:name w:val="footnote text"/>
    <w:basedOn w:val="949"/>
    <w:link w:val="930"/>
    <w:uiPriority w:val="99"/>
    <w:semiHidden/>
    <w:unhideWhenUsed/>
    <w:pPr>
      <w:pBdr/>
      <w:spacing w:after="0" w:line="240" w:lineRule="auto"/>
      <w:ind/>
    </w:pPr>
    <w:rPr>
      <w:sz w:val="20"/>
      <w:szCs w:val="20"/>
    </w:rPr>
  </w:style>
  <w:style w:type="character" w:styleId="930">
    <w:name w:val="Footnote Text Char"/>
    <w:basedOn w:val="896"/>
    <w:link w:val="929"/>
    <w:uiPriority w:val="99"/>
    <w:semiHidden/>
    <w:pPr>
      <w:pBdr/>
      <w:spacing/>
      <w:ind/>
    </w:pPr>
    <w:rPr>
      <w:sz w:val="20"/>
      <w:szCs w:val="20"/>
    </w:rPr>
  </w:style>
  <w:style w:type="character" w:styleId="931">
    <w:name w:val="footnote reference"/>
    <w:basedOn w:val="896"/>
    <w:uiPriority w:val="99"/>
    <w:semiHidden/>
    <w:unhideWhenUsed/>
    <w:pPr>
      <w:pBdr/>
      <w:spacing/>
      <w:ind/>
    </w:pPr>
    <w:rPr>
      <w:vertAlign w:val="superscript"/>
    </w:rPr>
  </w:style>
  <w:style w:type="paragraph" w:styleId="932">
    <w:name w:val="endnote text"/>
    <w:basedOn w:val="949"/>
    <w:link w:val="933"/>
    <w:uiPriority w:val="99"/>
    <w:semiHidden/>
    <w:unhideWhenUsed/>
    <w:pPr>
      <w:pBdr/>
      <w:spacing w:after="0" w:line="240" w:lineRule="auto"/>
      <w:ind/>
    </w:pPr>
    <w:rPr>
      <w:sz w:val="20"/>
      <w:szCs w:val="20"/>
    </w:rPr>
  </w:style>
  <w:style w:type="character" w:styleId="933">
    <w:name w:val="Endnote Text Char"/>
    <w:basedOn w:val="896"/>
    <w:link w:val="932"/>
    <w:uiPriority w:val="99"/>
    <w:semiHidden/>
    <w:pPr>
      <w:pBdr/>
      <w:spacing/>
      <w:ind/>
    </w:pPr>
    <w:rPr>
      <w:sz w:val="20"/>
      <w:szCs w:val="20"/>
    </w:rPr>
  </w:style>
  <w:style w:type="character" w:styleId="934">
    <w:name w:val="endnote reference"/>
    <w:basedOn w:val="896"/>
    <w:uiPriority w:val="99"/>
    <w:semiHidden/>
    <w:unhideWhenUsed/>
    <w:pPr>
      <w:pBdr/>
      <w:spacing/>
      <w:ind/>
    </w:pPr>
    <w:rPr>
      <w:vertAlign w:val="superscript"/>
    </w:rPr>
  </w:style>
  <w:style w:type="character" w:styleId="935">
    <w:name w:val="Hyperlink"/>
    <w:basedOn w:val="896"/>
    <w:uiPriority w:val="99"/>
    <w:unhideWhenUsed/>
    <w:pPr>
      <w:pBdr/>
      <w:spacing/>
      <w:ind/>
    </w:pPr>
    <w:rPr>
      <w:color w:val="0563c1" w:themeColor="hyperlink"/>
      <w:u w:val="single"/>
    </w:rPr>
  </w:style>
  <w:style w:type="character" w:styleId="936">
    <w:name w:val="FollowedHyperlink"/>
    <w:basedOn w:val="896"/>
    <w:uiPriority w:val="99"/>
    <w:semiHidden/>
    <w:unhideWhenUsed/>
    <w:pPr>
      <w:pBdr/>
      <w:spacing/>
      <w:ind/>
    </w:pPr>
    <w:rPr>
      <w:color w:val="954f72" w:themeColor="followedHyperlink"/>
      <w:u w:val="single"/>
    </w:rPr>
  </w:style>
  <w:style w:type="paragraph" w:styleId="937">
    <w:name w:val="toc 1"/>
    <w:basedOn w:val="949"/>
    <w:next w:val="949"/>
    <w:uiPriority w:val="39"/>
    <w:unhideWhenUsed/>
    <w:pPr>
      <w:pBdr/>
      <w:spacing w:after="100"/>
      <w:ind/>
    </w:pPr>
  </w:style>
  <w:style w:type="paragraph" w:styleId="938">
    <w:name w:val="toc 2"/>
    <w:basedOn w:val="949"/>
    <w:next w:val="949"/>
    <w:uiPriority w:val="39"/>
    <w:unhideWhenUsed/>
    <w:pPr>
      <w:pBdr/>
      <w:spacing w:after="100"/>
      <w:ind w:left="220"/>
    </w:pPr>
  </w:style>
  <w:style w:type="paragraph" w:styleId="939">
    <w:name w:val="toc 3"/>
    <w:basedOn w:val="949"/>
    <w:next w:val="949"/>
    <w:uiPriority w:val="39"/>
    <w:unhideWhenUsed/>
    <w:pPr>
      <w:pBdr/>
      <w:spacing w:after="100"/>
      <w:ind w:left="440"/>
    </w:pPr>
  </w:style>
  <w:style w:type="paragraph" w:styleId="940">
    <w:name w:val="toc 4"/>
    <w:basedOn w:val="949"/>
    <w:next w:val="949"/>
    <w:uiPriority w:val="39"/>
    <w:unhideWhenUsed/>
    <w:pPr>
      <w:pBdr/>
      <w:spacing w:after="100"/>
      <w:ind w:left="660"/>
    </w:pPr>
  </w:style>
  <w:style w:type="paragraph" w:styleId="941">
    <w:name w:val="toc 5"/>
    <w:basedOn w:val="949"/>
    <w:next w:val="949"/>
    <w:uiPriority w:val="39"/>
    <w:unhideWhenUsed/>
    <w:pPr>
      <w:pBdr/>
      <w:spacing w:after="100"/>
      <w:ind w:left="880"/>
    </w:pPr>
  </w:style>
  <w:style w:type="paragraph" w:styleId="942">
    <w:name w:val="toc 6"/>
    <w:basedOn w:val="949"/>
    <w:next w:val="949"/>
    <w:uiPriority w:val="39"/>
    <w:unhideWhenUsed/>
    <w:pPr>
      <w:pBdr/>
      <w:spacing w:after="100"/>
      <w:ind w:left="1100"/>
    </w:pPr>
  </w:style>
  <w:style w:type="paragraph" w:styleId="943">
    <w:name w:val="toc 7"/>
    <w:basedOn w:val="949"/>
    <w:next w:val="949"/>
    <w:uiPriority w:val="39"/>
    <w:unhideWhenUsed/>
    <w:pPr>
      <w:pBdr/>
      <w:spacing w:after="100"/>
      <w:ind w:left="1320"/>
    </w:pPr>
  </w:style>
  <w:style w:type="paragraph" w:styleId="944">
    <w:name w:val="toc 8"/>
    <w:basedOn w:val="949"/>
    <w:next w:val="949"/>
    <w:uiPriority w:val="39"/>
    <w:unhideWhenUsed/>
    <w:pPr>
      <w:pBdr/>
      <w:spacing w:after="100"/>
      <w:ind w:left="1540"/>
    </w:pPr>
  </w:style>
  <w:style w:type="paragraph" w:styleId="945">
    <w:name w:val="toc 9"/>
    <w:basedOn w:val="949"/>
    <w:next w:val="949"/>
    <w:uiPriority w:val="39"/>
    <w:unhideWhenUsed/>
    <w:pPr>
      <w:pBdr/>
      <w:spacing w:after="100"/>
      <w:ind w:left="1760"/>
    </w:pPr>
  </w:style>
  <w:style w:type="character" w:styleId="946">
    <w:name w:val="Placeholder Text"/>
    <w:basedOn w:val="896"/>
    <w:uiPriority w:val="99"/>
    <w:semiHidden/>
    <w:pPr>
      <w:pBdr/>
      <w:spacing/>
      <w:ind/>
    </w:pPr>
    <w:rPr>
      <w:color w:val="666666"/>
    </w:rPr>
  </w:style>
  <w:style w:type="paragraph" w:styleId="947">
    <w:name w:val="TOC Heading"/>
    <w:uiPriority w:val="39"/>
    <w:unhideWhenUsed/>
    <w:pPr>
      <w:pBdr/>
      <w:spacing/>
      <w:ind/>
    </w:pPr>
  </w:style>
  <w:style w:type="paragraph" w:styleId="948">
    <w:name w:val="table of figures"/>
    <w:basedOn w:val="949"/>
    <w:next w:val="949"/>
    <w:uiPriority w:val="99"/>
    <w:unhideWhenUsed/>
    <w:pPr>
      <w:pBdr/>
      <w:spacing w:after="0" w:afterAutospacing="0"/>
      <w:ind/>
    </w:pPr>
  </w:style>
  <w:style w:type="paragraph" w:styleId="949" w:default="1">
    <w:name w:val="Normal"/>
    <w:next w:val="949"/>
    <w:link w:val="949"/>
    <w:qFormat/>
    <w:pPr>
      <w:pBdr/>
      <w:spacing w:after="200" w:line="276" w:lineRule="auto"/>
      <w:ind/>
    </w:pPr>
    <w:rPr>
      <w:sz w:val="22"/>
      <w:szCs w:val="22"/>
      <w:lang w:val="fr-FR" w:eastAsia="en-US" w:bidi="ar-SA"/>
    </w:rPr>
  </w:style>
  <w:style w:type="paragraph" w:styleId="950">
    <w:name w:val="Titre 1"/>
    <w:basedOn w:val="949"/>
    <w:next w:val="949"/>
    <w:link w:val="970"/>
    <w:uiPriority w:val="9"/>
    <w:qFormat/>
    <w:pPr>
      <w:keepNext w:val="true"/>
      <w:keepLines w:val="true"/>
      <w:pBdr/>
      <w:spacing w:after="0" w:before="240" w:line="240" w:lineRule="auto"/>
      <w:ind/>
      <w:outlineLvl w:val="0"/>
    </w:pPr>
    <w:rPr>
      <w:rFonts w:ascii="Calibri Light" w:hAnsi="Calibri Light" w:eastAsia="Yu Gothic Light" w:cs="Times New Roman"/>
      <w:color w:val="2f5496"/>
      <w:sz w:val="32"/>
      <w:szCs w:val="32"/>
      <w:lang w:val="it-IT"/>
    </w:rPr>
  </w:style>
  <w:style w:type="paragraph" w:styleId="951">
    <w:name w:val="Titre 2"/>
    <w:basedOn w:val="949"/>
    <w:next w:val="949"/>
    <w:link w:val="964"/>
    <w:uiPriority w:val="9"/>
    <w:unhideWhenUsed/>
    <w:qFormat/>
    <w:pPr>
      <w:keepNext w:val="true"/>
      <w:keepLines w:val="true"/>
      <w:pBdr/>
      <w:spacing w:after="0" w:before="40" w:line="240" w:lineRule="auto"/>
      <w:ind/>
      <w:outlineLvl w:val="1"/>
    </w:pPr>
    <w:rPr>
      <w:rFonts w:ascii="Calibri Light" w:hAnsi="Calibri Light" w:eastAsia="Yu Gothic Light" w:cs="Times New Roman"/>
      <w:color w:val="2f5496"/>
      <w:sz w:val="26"/>
      <w:szCs w:val="26"/>
      <w:lang w:val="it-IT"/>
    </w:rPr>
  </w:style>
  <w:style w:type="paragraph" w:styleId="952">
    <w:name w:val="Titre 4"/>
    <w:basedOn w:val="949"/>
    <w:next w:val="949"/>
    <w:link w:val="984"/>
    <w:uiPriority w:val="9"/>
    <w:semiHidden/>
    <w:unhideWhenUsed/>
    <w:qFormat/>
    <w:pPr>
      <w:keepNext w:val="true"/>
      <w:pBdr/>
      <w:spacing w:after="60" w:before="240"/>
      <w:ind/>
      <w:outlineLvl w:val="3"/>
    </w:pPr>
    <w:rPr>
      <w:rFonts w:ascii="Calibri" w:hAnsi="Calibri" w:eastAsia="Times New Roman" w:cs="Times New Roman"/>
      <w:b/>
      <w:bCs/>
      <w:sz w:val="28"/>
      <w:szCs w:val="28"/>
    </w:rPr>
  </w:style>
  <w:style w:type="paragraph" w:styleId="953">
    <w:name w:val="Titre 5"/>
    <w:basedOn w:val="949"/>
    <w:next w:val="949"/>
    <w:link w:val="985"/>
    <w:uiPriority w:val="9"/>
    <w:semiHidden/>
    <w:unhideWhenUsed/>
    <w:qFormat/>
    <w:pPr>
      <w:pBdr/>
      <w:spacing w:after="60" w:before="240"/>
      <w:ind/>
      <w:outlineLvl w:val="4"/>
    </w:pPr>
    <w:rPr>
      <w:rFonts w:ascii="Calibri" w:hAnsi="Calibri" w:eastAsia="Times New Roman" w:cs="Times New Roman"/>
      <w:b/>
      <w:bCs/>
      <w:i/>
      <w:iCs/>
      <w:sz w:val="26"/>
      <w:szCs w:val="26"/>
    </w:rPr>
  </w:style>
  <w:style w:type="character" w:styleId="954">
    <w:name w:val="Police par défaut"/>
    <w:next w:val="954"/>
    <w:link w:val="949"/>
    <w:uiPriority w:val="1"/>
    <w:unhideWhenUsed/>
    <w:pPr>
      <w:pBdr/>
      <w:spacing/>
      <w:ind/>
    </w:pPr>
  </w:style>
  <w:style w:type="table" w:styleId="955">
    <w:name w:val="Tableau Normal"/>
    <w:next w:val="955"/>
    <w:link w:val="949"/>
    <w:uiPriority w:val="99"/>
    <w:semiHidden/>
    <w:unhideWhenUsed/>
    <w:qFormat/>
    <w:pPr>
      <w:pBdr/>
      <w:spacing/>
      <w:ind/>
    </w:pPr>
    <w:tblPr>
      <w:tblInd w:w="0" w:type="dxa"/>
      <w:tblW w:w="0" w:type="auto"/>
      <w:tblCellMar>
        <w:left w:w="108" w:type="dxa"/>
        <w:top w:w="0" w:type="dxa"/>
        <w:right w:w="108" w:type="dxa"/>
        <w:bottom w:w="0" w:type="dxa"/>
      </w:tblCellMar>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name w:val="Aucune liste"/>
    <w:next w:val="956"/>
    <w:link w:val="949"/>
    <w:uiPriority w:val="99"/>
    <w:semiHidden/>
    <w:unhideWhenUsed/>
    <w:pPr>
      <w:pBdr/>
      <w:spacing/>
      <w:ind/>
    </w:pPr>
  </w:style>
  <w:style w:type="paragraph" w:styleId="957">
    <w:name w:val="Texte de bulles"/>
    <w:basedOn w:val="949"/>
    <w:next w:val="957"/>
    <w:link w:val="958"/>
    <w:uiPriority w:val="99"/>
    <w:semiHidden/>
    <w:unhideWhenUsed/>
    <w:pPr>
      <w:pBdr/>
      <w:spacing w:after="0" w:line="240" w:lineRule="auto"/>
      <w:ind/>
    </w:pPr>
    <w:rPr>
      <w:rFonts w:ascii="Tahoma" w:hAnsi="Tahoma" w:cs="Tahoma"/>
      <w:sz w:val="16"/>
      <w:szCs w:val="16"/>
    </w:rPr>
  </w:style>
  <w:style w:type="character" w:styleId="958">
    <w:name w:val="Texte de bulles Car"/>
    <w:next w:val="958"/>
    <w:link w:val="957"/>
    <w:uiPriority w:val="99"/>
    <w:semiHidden/>
    <w:pPr>
      <w:pBdr/>
      <w:spacing/>
      <w:ind/>
    </w:pPr>
    <w:rPr>
      <w:rFonts w:ascii="Tahoma" w:hAnsi="Tahoma" w:cs="Tahoma"/>
      <w:sz w:val="16"/>
      <w:szCs w:val="16"/>
    </w:rPr>
  </w:style>
  <w:style w:type="table" w:styleId="959">
    <w:name w:val="Grille du tableau"/>
    <w:basedOn w:val="955"/>
    <w:next w:val="959"/>
    <w:link w:val="949"/>
    <w:uiPriority w:val="59"/>
    <w:pPr>
      <w:pBdr/>
      <w:spacing/>
      <w:ind/>
    </w:pPr>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60">
    <w:name w:val="Lien hypertexte"/>
    <w:next w:val="960"/>
    <w:link w:val="949"/>
    <w:uiPriority w:val="99"/>
    <w:unhideWhenUsed/>
    <w:pPr>
      <w:pBdr/>
      <w:spacing/>
      <w:ind/>
    </w:pPr>
    <w:rPr>
      <w:color w:val="0000ff"/>
      <w:u w:val="single"/>
    </w:rPr>
  </w:style>
  <w:style w:type="paragraph" w:styleId="961">
    <w:name w:val="Pied de page"/>
    <w:basedOn w:val="949"/>
    <w:next w:val="961"/>
    <w:link w:val="949"/>
    <w:pPr>
      <w:pBdr/>
      <w:tabs>
        <w:tab w:val="center" w:leader="none" w:pos="4536"/>
        <w:tab w:val="right" w:leader="none" w:pos="9072"/>
      </w:tabs>
      <w:spacing/>
      <w:ind/>
    </w:pPr>
  </w:style>
  <w:style w:type="character" w:styleId="962">
    <w:name w:val="Numéro de page"/>
    <w:basedOn w:val="954"/>
    <w:next w:val="962"/>
    <w:link w:val="949"/>
    <w:pPr>
      <w:pBdr/>
      <w:spacing/>
      <w:ind/>
    </w:pPr>
  </w:style>
  <w:style w:type="paragraph" w:styleId="963">
    <w:name w:val="En-tête"/>
    <w:basedOn w:val="949"/>
    <w:next w:val="963"/>
    <w:link w:val="949"/>
    <w:pPr>
      <w:pBdr/>
      <w:tabs>
        <w:tab w:val="center" w:leader="none" w:pos="4536"/>
        <w:tab w:val="right" w:leader="none" w:pos="9072"/>
      </w:tabs>
      <w:spacing/>
      <w:ind/>
    </w:pPr>
  </w:style>
  <w:style w:type="character" w:styleId="964">
    <w:name w:val="Titre 2 Car"/>
    <w:next w:val="964"/>
    <w:link w:val="951"/>
    <w:uiPriority w:val="9"/>
    <w:pPr>
      <w:pBdr/>
      <w:spacing/>
      <w:ind/>
    </w:pPr>
    <w:rPr>
      <w:rFonts w:ascii="Calibri Light" w:hAnsi="Calibri Light" w:eastAsia="Yu Gothic Light"/>
      <w:color w:val="2f5496"/>
      <w:sz w:val="26"/>
      <w:szCs w:val="26"/>
      <w:lang w:val="it-IT" w:eastAsia="en-US"/>
    </w:rPr>
  </w:style>
  <w:style w:type="paragraph" w:styleId="965">
    <w:name w:val="Paragraphe de liste"/>
    <w:basedOn w:val="949"/>
    <w:next w:val="965"/>
    <w:link w:val="967"/>
    <w:uiPriority w:val="34"/>
    <w:qFormat/>
    <w:pPr>
      <w:pBdr/>
      <w:spacing w:after="0" w:line="240" w:lineRule="auto"/>
      <w:ind w:left="720"/>
      <w:contextualSpacing w:val="true"/>
    </w:pPr>
    <w:rPr>
      <w:rFonts w:eastAsia="Calibri" w:cs="Times New Roman"/>
      <w:sz w:val="20"/>
      <w:szCs w:val="20"/>
      <w:lang w:val="it-IT"/>
    </w:rPr>
  </w:style>
  <w:style w:type="paragraph" w:styleId="966">
    <w:name w:val="Bibliography"/>
    <w:basedOn w:val="949"/>
    <w:next w:val="966"/>
    <w:link w:val="968"/>
    <w:pPr>
      <w:pBdr/>
      <w:tabs>
        <w:tab w:val="left" w:leader="none" w:pos="284"/>
      </w:tabs>
      <w:spacing w:after="240" w:line="240" w:lineRule="auto"/>
      <w:ind/>
      <w:jc w:val="both"/>
    </w:pPr>
    <w:rPr>
      <w:rFonts w:ascii="Times New Roman" w:hAnsi="Times New Roman"/>
      <w:color w:val="000000"/>
      <w:sz w:val="24"/>
      <w:szCs w:val="24"/>
      <w:lang w:val="en-US"/>
    </w:rPr>
  </w:style>
  <w:style w:type="character" w:styleId="967">
    <w:name w:val="Paragraphe de liste Car"/>
    <w:next w:val="967"/>
    <w:link w:val="965"/>
    <w:uiPriority w:val="34"/>
    <w:pPr>
      <w:pBdr/>
      <w:spacing/>
      <w:ind/>
    </w:pPr>
    <w:rPr>
      <w:lang w:val="it-IT" w:eastAsia="en-US"/>
    </w:rPr>
  </w:style>
  <w:style w:type="character" w:styleId="968">
    <w:name w:val="Bibliography Car"/>
    <w:next w:val="968"/>
    <w:link w:val="966"/>
    <w:pPr>
      <w:pBdr/>
      <w:spacing/>
      <w:ind/>
    </w:pPr>
    <w:rPr>
      <w:rFonts w:ascii="Times New Roman" w:hAnsi="Times New Roman"/>
      <w:color w:val="000000"/>
      <w:sz w:val="24"/>
      <w:szCs w:val="24"/>
      <w:lang w:val="en-US" w:eastAsia="en-US"/>
    </w:rPr>
  </w:style>
  <w:style w:type="paragraph" w:styleId="969">
    <w:name w:val="Normal (Web)"/>
    <w:basedOn w:val="949"/>
    <w:next w:val="969"/>
    <w:link w:val="949"/>
    <w:uiPriority w:val="99"/>
    <w:semiHidden/>
    <w:unhideWhenUsed/>
    <w:pPr>
      <w:pBdr/>
      <w:spacing w:after="100" w:afterAutospacing="1" w:before="100" w:beforeAutospacing="1" w:line="240" w:lineRule="auto"/>
      <w:ind/>
    </w:pPr>
    <w:rPr>
      <w:rFonts w:ascii="Times New Roman" w:hAnsi="Times New Roman" w:eastAsia="Times New Roman"/>
      <w:sz w:val="24"/>
      <w:szCs w:val="24"/>
      <w:lang w:eastAsia="fr-FR"/>
    </w:rPr>
  </w:style>
  <w:style w:type="character" w:styleId="970">
    <w:name w:val="Titre 1 Car"/>
    <w:next w:val="970"/>
    <w:link w:val="950"/>
    <w:uiPriority w:val="9"/>
    <w:pPr>
      <w:pBdr/>
      <w:spacing/>
      <w:ind/>
    </w:pPr>
    <w:rPr>
      <w:rFonts w:ascii="Calibri Light" w:hAnsi="Calibri Light" w:eastAsia="Yu Gothic Light"/>
      <w:color w:val="2f5496"/>
      <w:sz w:val="32"/>
      <w:szCs w:val="32"/>
      <w:lang w:val="it-IT" w:eastAsia="en-US"/>
    </w:rPr>
  </w:style>
  <w:style w:type="character" w:styleId="971">
    <w:name w:val="apple-converted-space"/>
    <w:basedOn w:val="954"/>
    <w:next w:val="971"/>
    <w:link w:val="949"/>
    <w:pPr>
      <w:pBdr/>
      <w:spacing/>
      <w:ind/>
    </w:pPr>
  </w:style>
  <w:style w:type="table" w:styleId="972">
    <w:name w:val="Tableau simple 2"/>
    <w:basedOn w:val="955"/>
    <w:next w:val="972"/>
    <w:link w:val="949"/>
    <w:uiPriority w:val="99"/>
    <w:pPr>
      <w:pBdr/>
      <w:spacing/>
      <w:ind/>
    </w:pPr>
    <w:rPr>
      <w:rFonts w:ascii="Calibri" w:hAnsi="Calibri" w:eastAsia="Calibri" w:cs="Times New Roman"/>
      <w:sz w:val="22"/>
      <w:szCs w:val="22"/>
      <w:lang w:val="it-IT" w:eastAsia="en-US"/>
    </w:rPr>
    <w:tblPr>
      <w:tblStyleRowBandSize w:val="1"/>
      <w:tblStyleColBandSize w:val="1"/>
      <w:tblW w:w="0" w:type="auto"/>
      <w:tblBorders>
        <w:top w:val="single" w:color="7f7f7f" w:sz="4" w:space="0"/>
        <w:left w:val="none" w:color="000000" w:sz="0" w:space="0"/>
        <w:bottom w:val="single" w:color="7f7f7f" w:sz="4" w:space="0"/>
        <w:right w:val="none" w:color="000000" w:sz="0" w:space="0"/>
        <w:insideH w:val="none" w:color="000000" w:sz="0" w:space="0"/>
        <w:insideV w:val="none" w:color="000000" w:sz="0" w:space="0"/>
      </w:tblBorders>
      <w:tblLayout w:type="fixed"/>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3">
    <w:name w:val="resultitem"/>
    <w:basedOn w:val="949"/>
    <w:next w:val="973"/>
    <w:link w:val="949"/>
    <w:pPr>
      <w:pBdr/>
      <w:spacing w:after="100" w:afterAutospacing="1" w:before="100" w:beforeAutospacing="1" w:line="240" w:lineRule="auto"/>
      <w:ind/>
    </w:pPr>
    <w:rPr>
      <w:rFonts w:ascii="Times New Roman" w:hAnsi="Times New Roman" w:eastAsia="Times New Roman"/>
      <w:sz w:val="24"/>
      <w:szCs w:val="24"/>
      <w:lang w:eastAsia="fr-FR"/>
    </w:rPr>
  </w:style>
  <w:style w:type="character" w:styleId="974">
    <w:name w:val="article-type"/>
    <w:basedOn w:val="954"/>
    <w:next w:val="974"/>
    <w:link w:val="949"/>
    <w:pPr>
      <w:pBdr/>
      <w:spacing/>
      <w:ind/>
    </w:pPr>
  </w:style>
  <w:style w:type="character" w:styleId="975">
    <w:name w:val="anchor-text"/>
    <w:basedOn w:val="954"/>
    <w:next w:val="975"/>
    <w:link w:val="949"/>
    <w:pPr>
      <w:pBdr/>
      <w:spacing/>
      <w:ind/>
    </w:pPr>
  </w:style>
  <w:style w:type="character" w:styleId="976">
    <w:name w:val="srctitle-date-fields"/>
    <w:basedOn w:val="954"/>
    <w:next w:val="976"/>
    <w:link w:val="949"/>
    <w:pPr>
      <w:pBdr/>
      <w:spacing/>
      <w:ind/>
    </w:pPr>
  </w:style>
  <w:style w:type="character" w:styleId="977">
    <w:name w:val="author"/>
    <w:basedOn w:val="954"/>
    <w:next w:val="977"/>
    <w:link w:val="949"/>
    <w:pPr>
      <w:pBdr/>
      <w:spacing/>
      <w:ind/>
    </w:pPr>
  </w:style>
  <w:style w:type="character" w:styleId="978">
    <w:name w:val="Marque de commentaire"/>
    <w:next w:val="978"/>
    <w:link w:val="949"/>
    <w:uiPriority w:val="99"/>
    <w:semiHidden/>
    <w:unhideWhenUsed/>
    <w:pPr>
      <w:pBdr/>
      <w:spacing/>
      <w:ind/>
    </w:pPr>
    <w:rPr>
      <w:sz w:val="16"/>
      <w:szCs w:val="16"/>
    </w:rPr>
  </w:style>
  <w:style w:type="paragraph" w:styleId="979">
    <w:name w:val="Commentaire"/>
    <w:basedOn w:val="949"/>
    <w:next w:val="979"/>
    <w:link w:val="980"/>
    <w:uiPriority w:val="99"/>
    <w:unhideWhenUsed/>
    <w:pPr>
      <w:pBdr/>
      <w:spacing/>
      <w:ind/>
    </w:pPr>
    <w:rPr>
      <w:sz w:val="20"/>
      <w:szCs w:val="20"/>
    </w:rPr>
  </w:style>
  <w:style w:type="character" w:styleId="980">
    <w:name w:val="Commentaire Car"/>
    <w:next w:val="980"/>
    <w:link w:val="979"/>
    <w:uiPriority w:val="99"/>
    <w:pPr>
      <w:pBdr/>
      <w:spacing/>
      <w:ind/>
    </w:pPr>
    <w:rPr>
      <w:lang w:eastAsia="en-US"/>
    </w:rPr>
  </w:style>
  <w:style w:type="paragraph" w:styleId="981">
    <w:name w:val="Objet du commentaire"/>
    <w:basedOn w:val="979"/>
    <w:next w:val="979"/>
    <w:link w:val="982"/>
    <w:uiPriority w:val="99"/>
    <w:semiHidden/>
    <w:unhideWhenUsed/>
    <w:pPr>
      <w:pBdr/>
      <w:spacing/>
      <w:ind/>
    </w:pPr>
    <w:rPr>
      <w:b/>
      <w:bCs/>
    </w:rPr>
  </w:style>
  <w:style w:type="character" w:styleId="982">
    <w:name w:val="Objet du commentaire Car"/>
    <w:next w:val="982"/>
    <w:link w:val="981"/>
    <w:uiPriority w:val="99"/>
    <w:semiHidden/>
    <w:pPr>
      <w:pBdr/>
      <w:spacing/>
      <w:ind/>
    </w:pPr>
    <w:rPr>
      <w:b/>
      <w:bCs/>
      <w:lang w:eastAsia="en-US"/>
    </w:rPr>
  </w:style>
  <w:style w:type="paragraph" w:styleId="983">
    <w:name w:val="Révision"/>
    <w:next w:val="983"/>
    <w:link w:val="949"/>
    <w:hidden/>
    <w:uiPriority w:val="71"/>
    <w:pPr>
      <w:pBdr/>
      <w:spacing/>
      <w:ind/>
    </w:pPr>
    <w:rPr>
      <w:sz w:val="22"/>
      <w:szCs w:val="22"/>
      <w:lang w:val="fr-FR" w:eastAsia="en-US" w:bidi="ar-SA"/>
    </w:rPr>
  </w:style>
  <w:style w:type="character" w:styleId="984">
    <w:name w:val="Titre 4 Car"/>
    <w:next w:val="984"/>
    <w:link w:val="952"/>
    <w:uiPriority w:val="9"/>
    <w:semiHidden/>
    <w:pPr>
      <w:pBdr/>
      <w:spacing/>
      <w:ind/>
    </w:pPr>
    <w:rPr>
      <w:rFonts w:ascii="Calibri" w:hAnsi="Calibri" w:eastAsia="Times New Roman" w:cs="Times New Roman"/>
      <w:b/>
      <w:bCs/>
      <w:sz w:val="28"/>
      <w:szCs w:val="28"/>
      <w:lang w:eastAsia="en-US"/>
    </w:rPr>
  </w:style>
  <w:style w:type="character" w:styleId="985">
    <w:name w:val="Titre 5 Car"/>
    <w:next w:val="985"/>
    <w:link w:val="953"/>
    <w:uiPriority w:val="9"/>
    <w:semiHidden/>
    <w:pPr>
      <w:pBdr/>
      <w:spacing/>
      <w:ind/>
    </w:pPr>
    <w:rPr>
      <w:rFonts w:ascii="Calibri" w:hAnsi="Calibri" w:eastAsia="Times New Roman" w:cs="Times New Roman"/>
      <w:b/>
      <w:bCs/>
      <w:i/>
      <w:iCs/>
      <w:sz w:val="26"/>
      <w:szCs w:val="26"/>
      <w:lang w:eastAsia="en-US"/>
    </w:rPr>
  </w:style>
  <w:style w:type="character" w:styleId="986">
    <w:name w:val="highwire-cite-title"/>
    <w:basedOn w:val="954"/>
    <w:next w:val="986"/>
    <w:link w:val="94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media1.svg"/><Relationship Id="rId13" Type="http://schemas.openxmlformats.org/officeDocument/2006/relationships/image" Target="media/image2.png"/><Relationship Id="rId14" Type="http://schemas.openxmlformats.org/officeDocument/2006/relationships/image" Target="media/media2.svg"/><Relationship Id="rId15" Type="http://schemas.openxmlformats.org/officeDocument/2006/relationships/image" Target="media/image3.png"/><Relationship Id="rId16" Type="http://schemas.openxmlformats.org/officeDocument/2006/relationships/image" Target="media/media3.sv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jpg"/><Relationship Id="rId20" Type="http://schemas.openxmlformats.org/officeDocument/2006/relationships/image" Target="media/image7.jpg"/><Relationship Id="rId21" Type="http://schemas.openxmlformats.org/officeDocument/2006/relationships/image" Target="media/image8.png"/><Relationship Id="rId22" Type="http://schemas.openxmlformats.org/officeDocument/2006/relationships/image" Target="media/media4.svg"/><Relationship Id="rId23" Type="http://schemas.openxmlformats.org/officeDocument/2006/relationships/image" Target="media/image9.png"/><Relationship Id="rId24" Type="http://schemas.openxmlformats.org/officeDocument/2006/relationships/image" Target="media/media5.svg"/><Relationship Id="rId25" Type="http://schemas.openxmlformats.org/officeDocument/2006/relationships/comments" Target="comments.xml" /><Relationship Id="rId26" Type="http://schemas.microsoft.com/office/2011/relationships/commentsExtended" Target="commentsExtended.xml" /><Relationship Id="rId27" Type="http://schemas.microsoft.com/office/2016/09/relationships/commentsIds" Target="commentsIds.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ONLYOFFICE/9.3.1.10</Application>
  <DocSecurity>0</DocSecurity>
  <ScaleCrop>0</ScaleCrop>
  <HeadingPairs>
    <vt:vector size="0" baseType="variant"/>
  </HeadingPairs>
  <TitlesOfParts>
    <vt:vector size="0" baseType="lpstr"/>
  </TitlesOfParts>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dc:creator>
  <cp:lastModifiedBy>Maelis GOBINET</cp:lastModifiedBy>
  <cp:revision>64</cp:revision>
  <dcterms:created xsi:type="dcterms:W3CDTF">2025-06-04T13:39:00Z</dcterms:created>
  <dcterms:modified xsi:type="dcterms:W3CDTF">2026-10-14T17:37:40Z</dcterms:modified>
  <cp:version>1048576</cp:version>
</cp:coreProperties>
</file>