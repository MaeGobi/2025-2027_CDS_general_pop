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6C0E" w14:textId="5BE5971F" w:rsidR="00887345" w:rsidRDefault="00887345" w:rsidP="00887345">
      <w:pPr>
        <w:rPr>
          <w:rFonts w:ascii="Times New Roman" w:hAnsi="Times New Roman" w:cs="Times New Roman"/>
          <w:b/>
          <w:bCs/>
        </w:rPr>
      </w:pPr>
      <w:r w:rsidRPr="003A352D">
        <w:rPr>
          <w:rFonts w:ascii="Times New Roman" w:hAnsi="Times New Roman" w:cs="Times New Roman"/>
          <w:b/>
          <w:bCs/>
        </w:rPr>
        <w:t xml:space="preserve">Table </w:t>
      </w:r>
      <w:r w:rsidR="00925F0A">
        <w:rPr>
          <w:rFonts w:ascii="Times New Roman" w:hAnsi="Times New Roman" w:cs="Times New Roman"/>
          <w:b/>
          <w:bCs/>
        </w:rPr>
        <w:t>x</w:t>
      </w:r>
      <w:r w:rsidRPr="003A352D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Internal consistency and split half reliability of CDS </w:t>
      </w:r>
      <w:r w:rsidR="006842BF">
        <w:rPr>
          <w:rFonts w:ascii="Times New Roman" w:hAnsi="Times New Roman" w:cs="Times New Roman"/>
          <w:b/>
          <w:bCs/>
        </w:rPr>
        <w:t xml:space="preserve">global score and </w:t>
      </w:r>
      <w:r>
        <w:rPr>
          <w:rFonts w:ascii="Times New Roman" w:hAnsi="Times New Roman" w:cs="Times New Roman"/>
          <w:b/>
          <w:bCs/>
        </w:rPr>
        <w:t>factors</w:t>
      </w:r>
      <w:r w:rsidRPr="00A43973">
        <w:rPr>
          <w:rFonts w:ascii="Times New Roman" w:hAnsi="Times New Roman" w:cs="Times New Roman"/>
          <w:b/>
          <w:bCs/>
        </w:rPr>
        <w:t>.</w:t>
      </w:r>
    </w:p>
    <w:p w14:paraId="23750BC9" w14:textId="77777777" w:rsidR="00887345" w:rsidRDefault="00887345" w:rsidP="00887345">
      <w:pPr>
        <w:rPr>
          <w:rFonts w:ascii="Times New Roman" w:hAnsi="Times New Roman" w:cs="Times New Roman"/>
        </w:rPr>
      </w:pPr>
    </w:p>
    <w:tbl>
      <w:tblPr>
        <w:tblStyle w:val="Grilledutableau"/>
        <w:tblW w:w="864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1984"/>
        <w:gridCol w:w="1985"/>
        <w:gridCol w:w="1984"/>
      </w:tblGrid>
      <w:tr w:rsidR="00887345" w:rsidRPr="00B87152" w14:paraId="2E0BDF4C" w14:textId="77777777" w:rsidTr="00402E24">
        <w:trPr>
          <w:trHeight w:val="283"/>
        </w:trPr>
        <w:tc>
          <w:tcPr>
            <w:tcW w:w="2694" w:type="dxa"/>
            <w:tcBorders>
              <w:bottom w:val="single" w:sz="4" w:space="0" w:color="auto"/>
            </w:tcBorders>
            <w:tcMar>
              <w:left w:w="57" w:type="dxa"/>
            </w:tcMar>
          </w:tcPr>
          <w:p w14:paraId="5C51E86C" w14:textId="77777777" w:rsidR="00887345" w:rsidRPr="00B87152" w:rsidRDefault="00887345" w:rsidP="00402E24">
            <w:pPr>
              <w:tabs>
                <w:tab w:val="left" w:pos="284"/>
              </w:tabs>
              <w:ind w:right="-6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Reliability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left w:w="57" w:type="dxa"/>
            </w:tcMar>
          </w:tcPr>
          <w:p w14:paraId="4D4E5F3C" w14:textId="77777777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Factor 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tcMar>
              <w:left w:w="57" w:type="dxa"/>
            </w:tcMar>
          </w:tcPr>
          <w:p w14:paraId="52A85F21" w14:textId="77777777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Factor 2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left w:w="57" w:type="dxa"/>
            </w:tcMar>
          </w:tcPr>
          <w:p w14:paraId="20566921" w14:textId="1E9F8BCD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Global CDS</w:t>
            </w:r>
          </w:p>
        </w:tc>
      </w:tr>
      <w:tr w:rsidR="00887345" w:rsidRPr="00B87152" w14:paraId="19E4713E" w14:textId="77777777" w:rsidTr="00402E24">
        <w:trPr>
          <w:trHeight w:val="283"/>
        </w:trPr>
        <w:tc>
          <w:tcPr>
            <w:tcW w:w="2694" w:type="dxa"/>
          </w:tcPr>
          <w:p w14:paraId="188224F4" w14:textId="77777777" w:rsidR="00887345" w:rsidRPr="00B87152" w:rsidRDefault="00887345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Cronbach’s α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[95% CI]</w:t>
            </w:r>
          </w:p>
        </w:tc>
        <w:tc>
          <w:tcPr>
            <w:tcW w:w="1984" w:type="dxa"/>
            <w:tcMar>
              <w:left w:w="57" w:type="dxa"/>
            </w:tcMar>
          </w:tcPr>
          <w:p w14:paraId="53D05CE9" w14:textId="5C565636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985" w:type="dxa"/>
            <w:tcMar>
              <w:left w:w="57" w:type="dxa"/>
            </w:tcMar>
          </w:tcPr>
          <w:p w14:paraId="7B89404A" w14:textId="41EBDE35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</w:t>
            </w:r>
            <w:r w:rsidR="00925F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[0.</w:t>
            </w:r>
            <w:r w:rsidR="00925F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</w:t>
            </w:r>
            <w:r w:rsidR="00925F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984" w:type="dxa"/>
            <w:tcMar>
              <w:left w:w="57" w:type="dxa"/>
            </w:tcMar>
          </w:tcPr>
          <w:p w14:paraId="5B745B6E" w14:textId="13E7A4FA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8715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</w:t>
            </w:r>
          </w:p>
        </w:tc>
      </w:tr>
      <w:tr w:rsidR="00887345" w:rsidRPr="00B87152" w14:paraId="00BFAD8A" w14:textId="77777777" w:rsidTr="00402E24">
        <w:trPr>
          <w:trHeight w:val="283"/>
        </w:trPr>
        <w:tc>
          <w:tcPr>
            <w:tcW w:w="2694" w:type="dxa"/>
          </w:tcPr>
          <w:p w14:paraId="6BD908AD" w14:textId="77777777" w:rsidR="00887345" w:rsidRPr="00B87152" w:rsidRDefault="00887345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 Ω</w:t>
            </w:r>
          </w:p>
        </w:tc>
        <w:tc>
          <w:tcPr>
            <w:tcW w:w="1984" w:type="dxa"/>
            <w:tcMar>
              <w:left w:w="57" w:type="dxa"/>
            </w:tcMar>
          </w:tcPr>
          <w:p w14:paraId="002EB4AF" w14:textId="7A2EBD39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1985" w:type="dxa"/>
            <w:tcMar>
              <w:left w:w="57" w:type="dxa"/>
            </w:tcMar>
          </w:tcPr>
          <w:p w14:paraId="1AD65D57" w14:textId="3C1E9FDB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25F0A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984" w:type="dxa"/>
            <w:tcMar>
              <w:left w:w="57" w:type="dxa"/>
            </w:tcMar>
          </w:tcPr>
          <w:p w14:paraId="2CC79C30" w14:textId="5B03330E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</w:tr>
      <w:tr w:rsidR="00887345" w:rsidRPr="00B87152" w14:paraId="16DA152C" w14:textId="77777777" w:rsidTr="00402E24">
        <w:trPr>
          <w:trHeight w:val="283"/>
        </w:trPr>
        <w:tc>
          <w:tcPr>
            <w:tcW w:w="2694" w:type="dxa"/>
          </w:tcPr>
          <w:p w14:paraId="54714147" w14:textId="77777777" w:rsidR="00887345" w:rsidRDefault="00887345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Mean inter-item correlation</w:t>
            </w:r>
          </w:p>
        </w:tc>
        <w:tc>
          <w:tcPr>
            <w:tcW w:w="1984" w:type="dxa"/>
            <w:tcMar>
              <w:left w:w="57" w:type="dxa"/>
            </w:tcMar>
          </w:tcPr>
          <w:p w14:paraId="17E218D6" w14:textId="6385FBE3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985" w:type="dxa"/>
            <w:tcMar>
              <w:left w:w="57" w:type="dxa"/>
            </w:tcMar>
          </w:tcPr>
          <w:p w14:paraId="57DF9917" w14:textId="76B3FF9E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25F0A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984" w:type="dxa"/>
            <w:tcMar>
              <w:left w:w="57" w:type="dxa"/>
            </w:tcMar>
          </w:tcPr>
          <w:p w14:paraId="3800EEE8" w14:textId="29B5A050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887345" w:rsidRPr="00B87152" w14:paraId="2DB6C223" w14:textId="77777777" w:rsidTr="00402E24">
        <w:trPr>
          <w:trHeight w:val="283"/>
        </w:trPr>
        <w:tc>
          <w:tcPr>
            <w:tcW w:w="2694" w:type="dxa"/>
          </w:tcPr>
          <w:p w14:paraId="476AF91F" w14:textId="77777777" w:rsidR="00887345" w:rsidRDefault="00887345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Times New Roman" w:hAnsi="Times New Roman" w:cs="Times New Roman"/>
                <w:sz w:val="20"/>
                <w:szCs w:val="20"/>
              </w:rPr>
              <w:t>Minimum split-half reliability</w:t>
            </w:r>
          </w:p>
        </w:tc>
        <w:tc>
          <w:tcPr>
            <w:tcW w:w="1984" w:type="dxa"/>
            <w:tcMar>
              <w:left w:w="57" w:type="dxa"/>
            </w:tcMar>
          </w:tcPr>
          <w:p w14:paraId="6DE406AE" w14:textId="557F188C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1985" w:type="dxa"/>
            <w:tcMar>
              <w:left w:w="57" w:type="dxa"/>
            </w:tcMar>
          </w:tcPr>
          <w:p w14:paraId="5FE13B0B" w14:textId="11F292A4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25F0A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984" w:type="dxa"/>
            <w:tcMar>
              <w:left w:w="57" w:type="dxa"/>
            </w:tcMar>
          </w:tcPr>
          <w:p w14:paraId="5EA2FC52" w14:textId="43175AE7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  <w:tr w:rsidR="00925F0A" w:rsidRPr="00B87152" w14:paraId="2AA9F061" w14:textId="77777777" w:rsidTr="00402E24">
        <w:trPr>
          <w:trHeight w:val="283"/>
        </w:trPr>
        <w:tc>
          <w:tcPr>
            <w:tcW w:w="2694" w:type="dxa"/>
          </w:tcPr>
          <w:p w14:paraId="3C21D1C4" w14:textId="04E73D9B" w:rsidR="00925F0A" w:rsidRDefault="00925F0A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Average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split-half reliability</w:t>
            </w:r>
          </w:p>
        </w:tc>
        <w:tc>
          <w:tcPr>
            <w:tcW w:w="1984" w:type="dxa"/>
            <w:tcMar>
              <w:left w:w="57" w:type="dxa"/>
            </w:tcMar>
          </w:tcPr>
          <w:p w14:paraId="7879316E" w14:textId="06D819AB" w:rsidR="00925F0A" w:rsidRDefault="00925F0A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1985" w:type="dxa"/>
            <w:tcMar>
              <w:left w:w="57" w:type="dxa"/>
            </w:tcMar>
          </w:tcPr>
          <w:p w14:paraId="5C6A3202" w14:textId="79DBE93A" w:rsidR="00925F0A" w:rsidRDefault="00925F0A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1984" w:type="dxa"/>
            <w:tcMar>
              <w:left w:w="57" w:type="dxa"/>
            </w:tcMar>
          </w:tcPr>
          <w:p w14:paraId="710D6A0A" w14:textId="0C89A623" w:rsidR="00925F0A" w:rsidRDefault="00925F0A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0.89</w:t>
            </w:r>
          </w:p>
        </w:tc>
      </w:tr>
      <w:tr w:rsidR="00887345" w:rsidRPr="00B87152" w14:paraId="738F5718" w14:textId="77777777" w:rsidTr="00402E24">
        <w:trPr>
          <w:trHeight w:val="283"/>
        </w:trPr>
        <w:tc>
          <w:tcPr>
            <w:tcW w:w="2694" w:type="dxa"/>
          </w:tcPr>
          <w:p w14:paraId="57428537" w14:textId="77777777" w:rsidR="00887345" w:rsidRDefault="00887345" w:rsidP="00402E24">
            <w:pPr>
              <w:ind w:right="-6"/>
              <w:rPr>
                <w:rFonts w:ascii="Times New Roman" w:hAnsi="Times New Roman" w:cs="Times New Roman"/>
                <w:sz w:val="20"/>
                <w:szCs w:val="20"/>
              </w:rPr>
            </w:pPr>
            <w:ins w:id="2" w:author="GOBINET Maelis" w:date="2026-07-01T17:05:00Z" w16du:dateUtc="2026-07-01T15:05:00Z">
              <w:r>
                <w:rPr>
                  <w:rFonts w:ascii="Times New Roman" w:hAnsi="Times New Roman" w:cs="Times New Roman"/>
                  <w:sz w:val="20"/>
                  <w:szCs w:val="20"/>
                </w:rPr>
                <w:t>Max</w:t>
              </w:r>
            </w:ins>
            <w:del w:id="3" w:author="GOBINET Maelis" w:date="2026-07-01T17:05:00Z" w16du:dateUtc="2026-07-01T15:05:00Z">
              <w:r w:rsidDel="0012728F">
                <w:rPr>
                  <w:rFonts w:ascii="Times New Roman" w:hAnsi="Times New Roman" w:cs="Times New Roman"/>
                  <w:sz w:val="20"/>
                  <w:szCs w:val="20"/>
                </w:rPr>
                <w:delText>Min</w:delText>
              </w:r>
            </w:del>
            <w:r>
              <w:rPr>
                <w:rFonts w:ascii="Times New Roman" w:hAnsi="Times New Roman" w:cs="Times New Roman"/>
                <w:sz w:val="20"/>
                <w:szCs w:val="20"/>
              </w:rPr>
              <w:t>imum split-half reliability</w:t>
            </w:r>
          </w:p>
        </w:tc>
        <w:tc>
          <w:tcPr>
            <w:tcW w:w="1984" w:type="dxa"/>
            <w:tcMar>
              <w:left w:w="57" w:type="dxa"/>
            </w:tcMar>
          </w:tcPr>
          <w:p w14:paraId="2DFD7A47" w14:textId="0E1C107C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1985" w:type="dxa"/>
            <w:tcMar>
              <w:left w:w="57" w:type="dxa"/>
            </w:tcMar>
          </w:tcPr>
          <w:p w14:paraId="7048D3D3" w14:textId="5C5528B0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25F0A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1984" w:type="dxa"/>
            <w:tcMar>
              <w:left w:w="57" w:type="dxa"/>
            </w:tcMar>
          </w:tcPr>
          <w:p w14:paraId="34F34448" w14:textId="703D2F95" w:rsidR="00887345" w:rsidRPr="00B87152" w:rsidRDefault="00887345" w:rsidP="00402E24">
            <w:pPr>
              <w:tabs>
                <w:tab w:val="left" w:pos="284"/>
              </w:tabs>
              <w:ind w:right="-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commentRangeEnd w:id="0"/>
            <w:r>
              <w:rPr>
                <w:rStyle w:val="Marquedecommentaire"/>
                <w:rFonts w:ascii="Times New Roman" w:hAnsi="Times New Roman" w:cs="Times New Roman"/>
                <w:sz w:val="20"/>
                <w:szCs w:val="20"/>
              </w:rPr>
              <w:commentReference w:id="0"/>
            </w:r>
            <w:commentRangeEnd w:id="1"/>
            <w:r w:rsidR="00000000">
              <w:rPr>
                <w:rStyle w:val="Marquedecommentaire"/>
                <w:rFonts w:ascii="Times New Roman" w:hAnsi="Times New Roman" w:cs="Times New Roman"/>
                <w:sz w:val="20"/>
                <w:szCs w:val="20"/>
              </w:rPr>
              <w:commentReference w:id="1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</w:tr>
    </w:tbl>
    <w:p w14:paraId="5D0D24DC" w14:textId="77777777" w:rsidR="00887345" w:rsidRDefault="00887345" w:rsidP="00887345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4BF08D" w14:textId="77777777" w:rsidR="00887345" w:rsidRDefault="00887345" w:rsidP="00887345">
      <w:pPr>
        <w:rPr>
          <w:rFonts w:ascii="Times New Roman" w:eastAsia="Times New Roman" w:hAnsi="Times New Roman" w:cs="Times New Roman"/>
        </w:rPr>
      </w:pPr>
      <w:ins w:id="4" w:author="Christophe Lopez" w:date="2026-06-29T21:34:00Z">
        <w:r>
          <w:rPr>
            <w:rFonts w:ascii="Times New Roman" w:eastAsia="Times New Roman" w:hAnsi="Times New Roman" w:cs="Times New Roman"/>
          </w:rPr>
          <w:t xml:space="preserve">Note: </w:t>
        </w:r>
      </w:ins>
      <w:del w:id="5" w:author="Christophe Lopez" w:date="2026-06-29T21:34:00Z">
        <w:r w:rsidDel="0054101B">
          <w:rPr>
            <w:rFonts w:ascii="Times New Roman" w:eastAsia="Times New Roman" w:hAnsi="Times New Roman" w:cs="Times New Roman"/>
          </w:rPr>
          <w:delText>These are the f</w:delText>
        </w:r>
      </w:del>
      <w:ins w:id="6" w:author="Christophe Lopez" w:date="2026-06-29T21:34:00Z">
        <w:r>
          <w:rPr>
            <w:rFonts w:ascii="Times New Roman" w:eastAsia="Times New Roman" w:hAnsi="Times New Roman" w:cs="Times New Roman"/>
          </w:rPr>
          <w:t>F</w:t>
        </w:r>
      </w:ins>
      <w:r>
        <w:rPr>
          <w:rFonts w:ascii="Times New Roman" w:eastAsia="Times New Roman" w:hAnsi="Times New Roman" w:cs="Times New Roman"/>
        </w:rPr>
        <w:t>inal versions of the factors as defined by the EFA and CFA</w:t>
      </w:r>
      <w:ins w:id="7" w:author="Christophe Lopez" w:date="2026-06-29T21:34:00Z">
        <w:r>
          <w:rPr>
            <w:rFonts w:ascii="Times New Roman" w:eastAsia="Times New Roman" w:hAnsi="Times New Roman" w:cs="Times New Roman"/>
          </w:rPr>
          <w:t>:</w:t>
        </w:r>
      </w:ins>
      <w:del w:id="8" w:author="Christophe Lopez" w:date="2026-06-29T21:34:00Z">
        <w:r w:rsidDel="0054101B">
          <w:rPr>
            <w:rFonts w:ascii="Times New Roman" w:eastAsia="Times New Roman" w:hAnsi="Times New Roman" w:cs="Times New Roman"/>
          </w:rPr>
          <w:delText xml:space="preserve">. </w:delText>
        </w:r>
      </w:del>
    </w:p>
    <w:p w14:paraId="685828E3" w14:textId="61804F30" w:rsidR="00887345" w:rsidRDefault="00887345" w:rsidP="008873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Factor 1 = Items 1, 2, 3, 6, </w:t>
      </w:r>
      <w:r w:rsidR="006842BF">
        <w:rPr>
          <w:rFonts w:ascii="Times New Roman" w:eastAsia="Times New Roman" w:hAnsi="Times New Roman" w:cs="Times New Roman"/>
        </w:rPr>
        <w:t xml:space="preserve">8, </w:t>
      </w:r>
      <w:r>
        <w:rPr>
          <w:rFonts w:ascii="Times New Roman" w:eastAsia="Times New Roman" w:hAnsi="Times New Roman" w:cs="Times New Roman"/>
        </w:rPr>
        <w:t>10, 13,</w:t>
      </w:r>
      <w:r w:rsidR="006842BF">
        <w:rPr>
          <w:rFonts w:ascii="Times New Roman" w:eastAsia="Times New Roman" w:hAnsi="Times New Roman" w:cs="Times New Roman"/>
        </w:rPr>
        <w:t xml:space="preserve"> 15,</w:t>
      </w:r>
      <w:r>
        <w:rPr>
          <w:rFonts w:ascii="Times New Roman" w:eastAsia="Times New Roman" w:hAnsi="Times New Roman" w:cs="Times New Roman"/>
        </w:rPr>
        <w:t xml:space="preserve"> 23, 24</w:t>
      </w:r>
      <w:r w:rsidR="006842BF">
        <w:rPr>
          <w:rFonts w:ascii="Times New Roman" w:eastAsia="Times New Roman" w:hAnsi="Times New Roman" w:cs="Times New Roman"/>
        </w:rPr>
        <w:t>, 26</w:t>
      </w:r>
      <w:r>
        <w:rPr>
          <w:rFonts w:ascii="Times New Roman" w:eastAsia="Times New Roman" w:hAnsi="Times New Roman" w:cs="Times New Roman"/>
        </w:rPr>
        <w:t xml:space="preserve">. </w:t>
      </w:r>
    </w:p>
    <w:p w14:paraId="19257A3D" w14:textId="5C25668F" w:rsidR="00887345" w:rsidRDefault="00887345" w:rsidP="0088734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Factor 2 = Items </w:t>
      </w:r>
      <w:r w:rsidR="006842BF">
        <w:rPr>
          <w:rFonts w:ascii="Times New Roman" w:eastAsia="Times New Roman" w:hAnsi="Times New Roman" w:cs="Times New Roman"/>
        </w:rPr>
        <w:t>5, 7</w:t>
      </w:r>
      <w:r>
        <w:rPr>
          <w:rFonts w:ascii="Times New Roman" w:eastAsia="Times New Roman" w:hAnsi="Times New Roman" w:cs="Times New Roman"/>
        </w:rPr>
        <w:t xml:space="preserve">, </w:t>
      </w:r>
      <w:r w:rsidR="006842BF">
        <w:rPr>
          <w:rFonts w:ascii="Times New Roman" w:eastAsia="Times New Roman" w:hAnsi="Times New Roman" w:cs="Times New Roman"/>
        </w:rPr>
        <w:t>9</w:t>
      </w:r>
      <w:r>
        <w:rPr>
          <w:rFonts w:ascii="Times New Roman" w:eastAsia="Times New Roman" w:hAnsi="Times New Roman" w:cs="Times New Roman"/>
        </w:rPr>
        <w:t xml:space="preserve">, </w:t>
      </w:r>
      <w:r w:rsidR="006842BF">
        <w:rPr>
          <w:rFonts w:ascii="Times New Roman" w:eastAsia="Times New Roman" w:hAnsi="Times New Roman" w:cs="Times New Roman"/>
        </w:rPr>
        <w:t>25</w:t>
      </w:r>
      <w:r>
        <w:rPr>
          <w:rFonts w:ascii="Times New Roman" w:eastAsia="Times New Roman" w:hAnsi="Times New Roman" w:cs="Times New Roman"/>
        </w:rPr>
        <w:t xml:space="preserve">, </w:t>
      </w:r>
      <w:r w:rsidR="006842BF">
        <w:rPr>
          <w:rFonts w:ascii="Times New Roman" w:eastAsia="Times New Roman" w:hAnsi="Times New Roman" w:cs="Times New Roman"/>
        </w:rPr>
        <w:t>28</w:t>
      </w:r>
      <w:r>
        <w:rPr>
          <w:rFonts w:ascii="Times New Roman" w:eastAsia="Times New Roman" w:hAnsi="Times New Roman" w:cs="Times New Roman"/>
        </w:rPr>
        <w:t xml:space="preserve">, 29. </w:t>
      </w:r>
    </w:p>
    <w:p w14:paraId="6C3DF6A9" w14:textId="048F44B5" w:rsidR="0090464B" w:rsidRDefault="0090464B" w:rsidP="00887345"/>
    <w:sectPr w:rsidR="0090464B" w:rsidSect="00C42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 Lopez" w:date="2026-06-29T21:34:00Z" w:initials="CL">
    <w:p w14:paraId="20157D09" w14:textId="77777777" w:rsidR="00887345" w:rsidRDefault="00887345">
      <w:pPr>
        <w:pStyle w:val="Commentaire"/>
      </w:pPr>
      <w:r>
        <w:rPr>
          <w:rStyle w:val="Marquedecommentaire"/>
        </w:rPr>
        <w:annotationRef/>
      </w:r>
      <w:r>
        <w:t>Maximum ? titre sur la dernière ligne ?</w:t>
      </w:r>
    </w:p>
  </w:comment>
  <w:comment w:id="1" w:author="GOBINET Maelis" w:date="2026-07-01T17:05:00Z" w:initials="MG">
    <w:p w14:paraId="736A810E" w14:textId="77777777" w:rsidR="00887345" w:rsidRDefault="00887345" w:rsidP="0012728F">
      <w:pPr>
        <w:pStyle w:val="Commentaire"/>
      </w:pPr>
      <w:r>
        <w:rPr>
          <w:rStyle w:val="Marquedecommentaire"/>
        </w:rPr>
        <w:annotationRef/>
      </w:r>
      <w:r>
        <w:t>En effet, my bad, typo corrigée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157D09" w15:done="0"/>
  <w15:commentEx w15:paraId="736A810E" w15:paraIdParent="20157D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ED6358" w16cex:dateUtc="2026-06-29T19:34:00Z"/>
  <w16cex:commentExtensible w16cex:durableId="3885A247" w16cex:dateUtc="2026-07-01T15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157D09" w16cid:durableId="2DED6358"/>
  <w16cid:commentId w16cid:paraId="736A810E" w16cid:durableId="3885A2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BINET Maelis">
    <w15:presenceInfo w15:providerId="AD" w15:userId="S::maelis.gobinet@etu.univ-amu.fr::ca1ac5aa-d378-4b8c-90e8-1a8abbcef766"/>
  </w15:person>
  <w15:person w15:author="Christophe Lopez">
    <w15:presenceInfo w15:providerId="None" w15:userId="Christophe Lop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45"/>
    <w:rsid w:val="003F5EB0"/>
    <w:rsid w:val="006842BF"/>
    <w:rsid w:val="00887345"/>
    <w:rsid w:val="0090464B"/>
    <w:rsid w:val="00925F0A"/>
    <w:rsid w:val="00B02DE6"/>
    <w:rsid w:val="00BF6E04"/>
    <w:rsid w:val="00C42802"/>
    <w:rsid w:val="00D2273D"/>
    <w:rsid w:val="00D9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C430"/>
  <w15:chartTrackingRefBased/>
  <w15:docId w15:val="{2F610D4D-EBAD-484D-933D-ABB16A78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34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873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73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73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73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73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734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734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734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734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73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73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73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73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73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73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7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88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734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88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734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8873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7345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8873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73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734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887345"/>
    <w:pPr>
      <w:spacing w:after="0" w:line="240" w:lineRule="auto"/>
    </w:pPr>
    <w:rPr>
      <w:rFonts w:eastAsiaTheme="minorEastAsia"/>
      <w:kern w:val="0"/>
      <w:lang w:val="fr-FR" w:eastAsia="fr-F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8873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87345"/>
    <w:rPr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887345"/>
    <w:rPr>
      <w:rFonts w:eastAsiaTheme="minorEastAsia"/>
      <w:kern w:val="0"/>
      <w:sz w:val="2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GOBINET Maelis</dc:creator>
  <cp:keywords/>
  <dc:description/>
  <cp:lastModifiedBy>GOBINET Maelis</cp:lastModifiedBy>
  <cp:revision>2</cp:revision>
  <dcterms:created xsi:type="dcterms:W3CDTF">2026-10-09T17:06:00Z</dcterms:created>
  <dcterms:modified xsi:type="dcterms:W3CDTF">2026-10-09T17:23:00Z</dcterms:modified>
</cp:coreProperties>
</file>